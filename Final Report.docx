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7652A" w14:textId="77777777" w:rsidR="00BD63C1" w:rsidRPr="00B94B4E" w:rsidRDefault="00BD63C1" w:rsidP="00BD63C1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E10CB3C" w14:textId="77777777" w:rsidR="00BD63C1" w:rsidRDefault="00BD63C1" w:rsidP="00BD63C1">
      <w:pPr>
        <w:jc w:val="center"/>
        <w:rPr>
          <w:rFonts w:ascii="Times New Roman" w:hAnsi="Times New Roman" w:cs="Times New Roman"/>
          <w:sz w:val="24"/>
        </w:rPr>
      </w:pPr>
    </w:p>
    <w:p w14:paraId="35518182" w14:textId="77777777" w:rsidR="006F0E23" w:rsidRDefault="006F0E23" w:rsidP="00BD63C1">
      <w:pPr>
        <w:jc w:val="center"/>
        <w:rPr>
          <w:rFonts w:ascii="Times New Roman" w:hAnsi="Times New Roman" w:cs="Times New Roman"/>
          <w:sz w:val="24"/>
        </w:rPr>
      </w:pPr>
    </w:p>
    <w:p w14:paraId="12E2215C" w14:textId="77777777" w:rsidR="006F0E23" w:rsidRDefault="006F0E23" w:rsidP="00BD63C1">
      <w:pPr>
        <w:jc w:val="center"/>
        <w:rPr>
          <w:rFonts w:ascii="Times New Roman" w:hAnsi="Times New Roman" w:cs="Times New Roman"/>
          <w:sz w:val="24"/>
        </w:rPr>
      </w:pPr>
    </w:p>
    <w:p w14:paraId="082684B1" w14:textId="77777777" w:rsidR="00BD63C1" w:rsidRPr="00B94B4E" w:rsidRDefault="009243BC" w:rsidP="00BD63C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94B4E">
        <w:rPr>
          <w:rFonts w:ascii="Times New Roman" w:hAnsi="Times New Roman" w:cs="Times New Roman"/>
          <w:b/>
          <w:sz w:val="36"/>
          <w:szCs w:val="36"/>
        </w:rPr>
        <w:t>Final Report: Statistical Model</w:t>
      </w:r>
      <w:r w:rsidR="002659A4" w:rsidRPr="00B94B4E">
        <w:rPr>
          <w:rFonts w:ascii="Times New Roman" w:hAnsi="Times New Roman" w:cs="Times New Roman"/>
          <w:b/>
          <w:sz w:val="36"/>
          <w:szCs w:val="36"/>
        </w:rPr>
        <w:t>l</w:t>
      </w:r>
      <w:r w:rsidRPr="00B94B4E">
        <w:rPr>
          <w:rFonts w:ascii="Times New Roman" w:hAnsi="Times New Roman" w:cs="Times New Roman"/>
          <w:b/>
          <w:sz w:val="36"/>
          <w:szCs w:val="36"/>
        </w:rPr>
        <w:t>ing and Analysis Results</w:t>
      </w:r>
      <w:r w:rsidR="00BD63C1" w:rsidRPr="00B94B4E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14:paraId="48BD2B9A" w14:textId="77777777" w:rsidR="009243BC" w:rsidRPr="00B94B4E" w:rsidRDefault="009243BC" w:rsidP="00BD63C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94B4E">
        <w:rPr>
          <w:rFonts w:ascii="Times New Roman" w:hAnsi="Times New Roman" w:cs="Times New Roman"/>
          <w:b/>
          <w:sz w:val="36"/>
          <w:szCs w:val="36"/>
        </w:rPr>
        <w:t>For Student Alcohol Consumption and</w:t>
      </w:r>
      <w:r w:rsidR="00BD63C1" w:rsidRPr="00B94B4E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B94B4E">
        <w:rPr>
          <w:rFonts w:ascii="Times New Roman" w:hAnsi="Times New Roman" w:cs="Times New Roman"/>
          <w:b/>
          <w:sz w:val="36"/>
          <w:szCs w:val="36"/>
        </w:rPr>
        <w:t>Final Grade Study</w:t>
      </w:r>
    </w:p>
    <w:p w14:paraId="1C3EA0B8" w14:textId="77777777" w:rsidR="009243BC" w:rsidRPr="00B94B4E" w:rsidRDefault="009243BC" w:rsidP="009243BC">
      <w:pPr>
        <w:ind w:firstLine="720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9A86A4B" w14:textId="77777777" w:rsidR="009243BC" w:rsidRDefault="009243BC" w:rsidP="009243BC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3D02829B" w14:textId="77777777" w:rsidR="009243BC" w:rsidRDefault="009243BC" w:rsidP="009243BC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24595977" w14:textId="77777777" w:rsidR="009243BC" w:rsidRDefault="009243BC" w:rsidP="004F272F">
      <w:pPr>
        <w:rPr>
          <w:rFonts w:ascii="Times New Roman" w:hAnsi="Times New Roman" w:cs="Times New Roman"/>
          <w:sz w:val="24"/>
        </w:rPr>
      </w:pPr>
    </w:p>
    <w:p w14:paraId="12C9E5F4" w14:textId="77777777" w:rsidR="009243BC" w:rsidRDefault="009243BC" w:rsidP="00BD63C1">
      <w:pPr>
        <w:ind w:left="288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Submitted to:</w:t>
      </w:r>
    </w:p>
    <w:p w14:paraId="66876C33" w14:textId="77777777" w:rsidR="009243BC" w:rsidRDefault="002659A4" w:rsidP="00BD63C1">
      <w:pPr>
        <w:ind w:left="216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Professor </w:t>
      </w:r>
      <w:proofErr w:type="spellStart"/>
      <w:r>
        <w:rPr>
          <w:rFonts w:ascii="Times New Roman" w:hAnsi="Times New Roman" w:cs="Times New Roman"/>
          <w:sz w:val="24"/>
        </w:rPr>
        <w:t>Marzia</w:t>
      </w:r>
      <w:proofErr w:type="spellEnd"/>
      <w:r w:rsidR="009243BC" w:rsidRPr="009243BC">
        <w:rPr>
          <w:rFonts w:ascii="Times New Roman" w:hAnsi="Times New Roman" w:cs="Times New Roman"/>
          <w:sz w:val="24"/>
        </w:rPr>
        <w:t xml:space="preserve"> A Cremona</w:t>
      </w:r>
    </w:p>
    <w:p w14:paraId="744EC0F5" w14:textId="77777777" w:rsidR="00BD63C1" w:rsidRDefault="00BD63C1" w:rsidP="00BD63C1">
      <w:pPr>
        <w:ind w:left="144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Department of Statistics</w:t>
      </w:r>
    </w:p>
    <w:p w14:paraId="0C4D6E71" w14:textId="77777777" w:rsidR="00BD63C1" w:rsidRDefault="00BD63C1" w:rsidP="009243BC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1192AD36" w14:textId="77777777" w:rsidR="00BD63C1" w:rsidRDefault="00BD63C1" w:rsidP="009243BC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430BA105" w14:textId="77777777" w:rsidR="00BD63C1" w:rsidRDefault="00BD63C1" w:rsidP="009243BC">
      <w:pPr>
        <w:ind w:firstLine="720"/>
        <w:jc w:val="center"/>
        <w:rPr>
          <w:rFonts w:ascii="Times New Roman" w:hAnsi="Times New Roman" w:cs="Times New Roman"/>
          <w:sz w:val="24"/>
        </w:rPr>
      </w:pPr>
    </w:p>
    <w:p w14:paraId="302D23B2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Report Prepared By:</w:t>
      </w:r>
    </w:p>
    <w:p w14:paraId="4EBF2633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Group Straight A</w:t>
      </w:r>
    </w:p>
    <w:p w14:paraId="162957C2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</w:t>
      </w:r>
      <w:proofErr w:type="spellStart"/>
      <w:r>
        <w:rPr>
          <w:rFonts w:ascii="Times New Roman" w:hAnsi="Times New Roman" w:cs="Times New Roman"/>
          <w:sz w:val="24"/>
        </w:rPr>
        <w:t>Ruxin</w:t>
      </w:r>
      <w:proofErr w:type="spellEnd"/>
      <w:r>
        <w:rPr>
          <w:rFonts w:ascii="Times New Roman" w:hAnsi="Times New Roman" w:cs="Times New Roman"/>
          <w:sz w:val="24"/>
        </w:rPr>
        <w:t xml:space="preserve"> Tong</w:t>
      </w:r>
    </w:p>
    <w:p w14:paraId="4B18702A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Wenrui Cai</w:t>
      </w:r>
    </w:p>
    <w:p w14:paraId="0393C810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</w:t>
      </w:r>
      <w:proofErr w:type="spellStart"/>
      <w:r>
        <w:rPr>
          <w:rFonts w:ascii="Times New Roman" w:hAnsi="Times New Roman" w:cs="Times New Roman"/>
          <w:sz w:val="24"/>
        </w:rPr>
        <w:t>Ruiqi</w:t>
      </w:r>
      <w:proofErr w:type="spellEnd"/>
      <w:r>
        <w:rPr>
          <w:rFonts w:ascii="Times New Roman" w:hAnsi="Times New Roman" w:cs="Times New Roman"/>
          <w:sz w:val="24"/>
        </w:rPr>
        <w:t xml:space="preserve"> Dong</w:t>
      </w:r>
    </w:p>
    <w:p w14:paraId="576EC841" w14:textId="77777777" w:rsidR="00BD63C1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Jing Hu</w:t>
      </w:r>
    </w:p>
    <w:p w14:paraId="50055987" w14:textId="77777777" w:rsidR="00BD63C1" w:rsidRPr="009243BC" w:rsidRDefault="00BD63C1" w:rsidP="00BD63C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Yang Zhou</w:t>
      </w:r>
    </w:p>
    <w:p w14:paraId="784869CE" w14:textId="77777777" w:rsidR="009243BC" w:rsidRDefault="009243BC" w:rsidP="00BD63C1">
      <w:pPr>
        <w:jc w:val="center"/>
      </w:pPr>
    </w:p>
    <w:p w14:paraId="0D0FF4E8" w14:textId="77777777" w:rsidR="009243BC" w:rsidRDefault="009243BC"/>
    <w:p w14:paraId="38331F81" w14:textId="77777777" w:rsidR="009243BC" w:rsidRDefault="009243BC"/>
    <w:p w14:paraId="1C4C6CAF" w14:textId="77777777" w:rsidR="009243BC" w:rsidRDefault="009243BC"/>
    <w:p w14:paraId="29A08FC4" w14:textId="77777777" w:rsidR="00E60EEB" w:rsidRDefault="00E60EEB"/>
    <w:p w14:paraId="30E43101" w14:textId="3946F799" w:rsidR="00BD63C1" w:rsidRDefault="003F2DFF" w:rsidP="003F2DFF">
      <w:pPr>
        <w:jc w:val="center"/>
      </w:pPr>
      <w:r w:rsidRPr="003F2DFF">
        <w:rPr>
          <w:rFonts w:ascii="Times New Roman" w:hAnsi="Times New Roman" w:cs="Times New Roman"/>
          <w:sz w:val="24"/>
        </w:rPr>
        <w:t>December 7, 2017</w:t>
      </w:r>
    </w:p>
    <w:p w14:paraId="4608825E" w14:textId="77777777" w:rsidR="006D280D" w:rsidRPr="001F4A3C" w:rsidRDefault="006D280D" w:rsidP="00BD63C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F4A3C">
        <w:rPr>
          <w:rFonts w:ascii="Times New Roman" w:hAnsi="Times New Roman" w:cs="Times New Roman"/>
          <w:b/>
          <w:sz w:val="28"/>
          <w:szCs w:val="24"/>
        </w:rPr>
        <w:lastRenderedPageBreak/>
        <w:t>Abstract</w:t>
      </w:r>
    </w:p>
    <w:p w14:paraId="4F7E1B87" w14:textId="29AFB1EB" w:rsidR="00B92DE3" w:rsidRPr="003F2DFF" w:rsidRDefault="006D280D" w:rsidP="003F2DF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D280D">
        <w:rPr>
          <w:rFonts w:ascii="Times New Roman" w:hAnsi="Times New Roman" w:cs="Times New Roman"/>
          <w:sz w:val="24"/>
          <w:szCs w:val="24"/>
        </w:rPr>
        <w:t>T</w:t>
      </w:r>
      <w:r w:rsidRPr="00E42772">
        <w:rPr>
          <w:rFonts w:ascii="Times New Roman" w:hAnsi="Times New Roman" w:cs="Times New Roman"/>
          <w:sz w:val="24"/>
          <w:szCs w:val="24"/>
        </w:rPr>
        <w:t xml:space="preserve">his report summarizes the statistical </w:t>
      </w:r>
      <w:r w:rsidR="00B479D1" w:rsidRPr="00E42772">
        <w:rPr>
          <w:rFonts w:ascii="Times New Roman" w:hAnsi="Times New Roman" w:cs="Times New Roman"/>
          <w:sz w:val="24"/>
          <w:szCs w:val="24"/>
        </w:rPr>
        <w:t>modelling</w:t>
      </w:r>
      <w:r w:rsidRPr="00E42772">
        <w:rPr>
          <w:rFonts w:ascii="Times New Roman" w:hAnsi="Times New Roman" w:cs="Times New Roman"/>
          <w:sz w:val="24"/>
          <w:szCs w:val="24"/>
        </w:rPr>
        <w:t xml:space="preserve"> and analysis results associated with the </w:t>
      </w:r>
      <w:r w:rsidR="00D97CB9">
        <w:rPr>
          <w:rFonts w:ascii="Times New Roman" w:hAnsi="Times New Roman" w:cs="Times New Roman"/>
          <w:sz w:val="24"/>
          <w:szCs w:val="24"/>
        </w:rPr>
        <w:t>s</w:t>
      </w:r>
      <w:r w:rsidRPr="00E42772">
        <w:rPr>
          <w:rFonts w:ascii="Times New Roman" w:hAnsi="Times New Roman" w:cs="Times New Roman"/>
          <w:sz w:val="24"/>
          <w:szCs w:val="24"/>
        </w:rPr>
        <w:t xml:space="preserve">tudent </w:t>
      </w:r>
      <w:r w:rsidR="00E15672">
        <w:rPr>
          <w:rFonts w:ascii="Times New Roman" w:hAnsi="Times New Roman" w:cs="Times New Roman"/>
          <w:sz w:val="24"/>
          <w:szCs w:val="24"/>
        </w:rPr>
        <w:t>a</w:t>
      </w:r>
      <w:r w:rsidRPr="00E42772">
        <w:rPr>
          <w:rFonts w:ascii="Times New Roman" w:hAnsi="Times New Roman" w:cs="Times New Roman"/>
          <w:sz w:val="24"/>
          <w:szCs w:val="24"/>
        </w:rPr>
        <w:t xml:space="preserve">lcohol </w:t>
      </w:r>
      <w:r w:rsidR="00E15672">
        <w:rPr>
          <w:rFonts w:ascii="Times New Roman" w:hAnsi="Times New Roman" w:cs="Times New Roman"/>
          <w:sz w:val="24"/>
          <w:szCs w:val="24"/>
        </w:rPr>
        <w:t>c</w:t>
      </w:r>
      <w:r w:rsidRPr="00E42772">
        <w:rPr>
          <w:rFonts w:ascii="Times New Roman" w:hAnsi="Times New Roman" w:cs="Times New Roman"/>
          <w:sz w:val="24"/>
          <w:szCs w:val="24"/>
        </w:rPr>
        <w:t xml:space="preserve">onsumption and </w:t>
      </w:r>
      <w:r w:rsidR="00E15672">
        <w:rPr>
          <w:rFonts w:ascii="Times New Roman" w:hAnsi="Times New Roman" w:cs="Times New Roman"/>
          <w:sz w:val="24"/>
          <w:szCs w:val="24"/>
        </w:rPr>
        <w:t>f</w:t>
      </w:r>
      <w:r w:rsidRPr="00E42772">
        <w:rPr>
          <w:rFonts w:ascii="Times New Roman" w:hAnsi="Times New Roman" w:cs="Times New Roman"/>
          <w:sz w:val="24"/>
          <w:szCs w:val="24"/>
        </w:rPr>
        <w:t xml:space="preserve">inal grades study. </w:t>
      </w:r>
      <w:r w:rsidR="002659A4" w:rsidRPr="00E42772">
        <w:rPr>
          <w:rFonts w:ascii="Times New Roman" w:hAnsi="Times New Roman" w:cs="Times New Roman"/>
          <w:sz w:val="24"/>
          <w:szCs w:val="24"/>
        </w:rPr>
        <w:t xml:space="preserve">The dataset, obtained from </w:t>
      </w:r>
      <w:proofErr w:type="spellStart"/>
      <w:r w:rsidR="002659A4" w:rsidRPr="00E42772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="002659A4" w:rsidRPr="00E42772">
        <w:rPr>
          <w:rFonts w:ascii="Times New Roman" w:hAnsi="Times New Roman" w:cs="Times New Roman"/>
          <w:sz w:val="24"/>
          <w:szCs w:val="24"/>
        </w:rPr>
        <w:t xml:space="preserve">, UCL Machine Learning, is a survey of 395 students enrolled in math classes in </w:t>
      </w:r>
      <w:r w:rsidR="00B479D1">
        <w:rPr>
          <w:rFonts w:ascii="Times New Roman" w:hAnsi="Times New Roman" w:cs="Times New Roman"/>
          <w:sz w:val="24"/>
          <w:szCs w:val="24"/>
        </w:rPr>
        <w:t>two</w:t>
      </w:r>
      <w:r w:rsidR="00B479D1" w:rsidRPr="00E42772">
        <w:rPr>
          <w:rFonts w:ascii="Times New Roman" w:hAnsi="Times New Roman" w:cs="Times New Roman"/>
          <w:sz w:val="24"/>
          <w:szCs w:val="24"/>
        </w:rPr>
        <w:t xml:space="preserve"> </w:t>
      </w:r>
      <w:r w:rsidR="002659A4" w:rsidRPr="00E42772">
        <w:rPr>
          <w:rFonts w:ascii="Times New Roman" w:hAnsi="Times New Roman" w:cs="Times New Roman"/>
          <w:sz w:val="24"/>
          <w:szCs w:val="24"/>
        </w:rPr>
        <w:t>secondary school</w:t>
      </w:r>
      <w:r w:rsidR="00B479D1">
        <w:rPr>
          <w:rFonts w:ascii="Times New Roman" w:hAnsi="Times New Roman" w:cs="Times New Roman"/>
          <w:sz w:val="24"/>
          <w:szCs w:val="24"/>
        </w:rPr>
        <w:t>s in Portugal</w:t>
      </w:r>
      <w:r w:rsidR="00A63D90" w:rsidRPr="00E42772">
        <w:rPr>
          <w:rFonts w:ascii="Times New Roman" w:hAnsi="Times New Roman" w:cs="Times New Roman"/>
          <w:sz w:val="24"/>
          <w:szCs w:val="24"/>
        </w:rPr>
        <w:t xml:space="preserve"> </w:t>
      </w:r>
      <w:r w:rsidR="002659A4" w:rsidRPr="00E42772">
        <w:rPr>
          <w:rFonts w:ascii="Times New Roman" w:hAnsi="Times New Roman" w:cs="Times New Roman"/>
          <w:sz w:val="24"/>
          <w:szCs w:val="24"/>
        </w:rPr>
        <w:t xml:space="preserve">(most likely high school as observed from the age range). 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There are 33 variables in the raw dataset, </w:t>
      </w:r>
      <w:r w:rsidR="00C74DF0">
        <w:rPr>
          <w:rFonts w:ascii="Times New Roman" w:hAnsi="Times New Roman" w:cs="Times New Roman"/>
          <w:sz w:val="24"/>
          <w:szCs w:val="24"/>
        </w:rPr>
        <w:t>which give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 the s</w:t>
      </w:r>
      <w:r w:rsidR="00187B27" w:rsidRPr="00E42772">
        <w:rPr>
          <w:rFonts w:ascii="Times New Roman" w:hAnsi="Times New Roman" w:cs="Times New Roman"/>
          <w:sz w:val="24"/>
          <w:szCs w:val="24"/>
        </w:rPr>
        <w:t>ocial</w:t>
      </w:r>
      <w:r w:rsidR="00C74DF0">
        <w:rPr>
          <w:rFonts w:ascii="Times New Roman" w:hAnsi="Times New Roman" w:cs="Times New Roman"/>
          <w:sz w:val="24"/>
          <w:szCs w:val="24"/>
        </w:rPr>
        <w:t xml:space="preserve">, </w:t>
      </w:r>
      <w:r w:rsidR="00187B27" w:rsidRPr="00E42772">
        <w:rPr>
          <w:rFonts w:ascii="Times New Roman" w:hAnsi="Times New Roman" w:cs="Times New Roman"/>
          <w:sz w:val="24"/>
          <w:szCs w:val="24"/>
        </w:rPr>
        <w:t>gende</w:t>
      </w:r>
      <w:r w:rsidR="00E15672">
        <w:rPr>
          <w:rFonts w:ascii="Times New Roman" w:hAnsi="Times New Roman" w:cs="Times New Roman"/>
          <w:sz w:val="24"/>
          <w:szCs w:val="24"/>
        </w:rPr>
        <w:t>r</w:t>
      </w:r>
      <w:r w:rsidR="00C74DF0">
        <w:rPr>
          <w:rFonts w:ascii="Times New Roman" w:hAnsi="Times New Roman" w:cs="Times New Roman"/>
          <w:sz w:val="24"/>
          <w:szCs w:val="24"/>
        </w:rPr>
        <w:t xml:space="preserve">, and </w:t>
      </w:r>
      <w:r w:rsidR="00187B27" w:rsidRPr="00E42772">
        <w:rPr>
          <w:rFonts w:ascii="Times New Roman" w:hAnsi="Times New Roman" w:cs="Times New Roman"/>
          <w:sz w:val="24"/>
          <w:szCs w:val="24"/>
        </w:rPr>
        <w:t>the study information</w:t>
      </w:r>
      <w:r w:rsidR="00C74DF0">
        <w:rPr>
          <w:rFonts w:ascii="Times New Roman" w:hAnsi="Times New Roman" w:cs="Times New Roman"/>
          <w:sz w:val="24"/>
          <w:szCs w:val="24"/>
        </w:rPr>
        <w:t xml:space="preserve"> of the students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. 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A new predictor </w:t>
      </w:r>
      <w:r w:rsidR="00AE049E">
        <w:rPr>
          <w:rFonts w:ascii="Times New Roman" w:hAnsi="Times New Roman" w:cs="Times New Roman"/>
          <w:sz w:val="24"/>
          <w:szCs w:val="24"/>
        </w:rPr>
        <w:t xml:space="preserve">that we call </w:t>
      </w:r>
      <w:r w:rsidR="00E15699" w:rsidRPr="00E42772">
        <w:rPr>
          <w:rFonts w:ascii="Times New Roman" w:hAnsi="Times New Roman" w:cs="Times New Roman"/>
          <w:sz w:val="24"/>
          <w:szCs w:val="24"/>
        </w:rPr>
        <w:t>weekly alcohol consumption</w:t>
      </w:r>
      <w:r w:rsidR="00AE049E">
        <w:rPr>
          <w:rFonts w:ascii="Times New Roman" w:hAnsi="Times New Roman" w:cs="Times New Roman"/>
          <w:sz w:val="24"/>
          <w:szCs w:val="24"/>
        </w:rPr>
        <w:t xml:space="preserve"> </w:t>
      </w:r>
      <w:r w:rsidR="009909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909EF">
        <w:rPr>
          <w:rFonts w:ascii="Times New Roman" w:hAnsi="Times New Roman" w:cs="Times New Roman"/>
          <w:sz w:val="24"/>
          <w:szCs w:val="24"/>
        </w:rPr>
        <w:t>DWalc</w:t>
      </w:r>
      <w:proofErr w:type="spellEnd"/>
      <w:r w:rsidR="009909EF">
        <w:rPr>
          <w:rFonts w:ascii="Times New Roman" w:hAnsi="Times New Roman" w:cs="Times New Roman"/>
          <w:sz w:val="24"/>
          <w:szCs w:val="24"/>
        </w:rPr>
        <w:t xml:space="preserve">) </w:t>
      </w:r>
      <w:r w:rsidR="0039472A">
        <w:rPr>
          <w:rFonts w:ascii="Times New Roman" w:hAnsi="Times New Roman" w:cs="Times New Roman"/>
          <w:sz w:val="24"/>
          <w:szCs w:val="24"/>
        </w:rPr>
        <w:t>was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 created by combining w</w:t>
      </w:r>
      <w:r w:rsidR="00FF35B6">
        <w:rPr>
          <w:rFonts w:ascii="Times New Roman" w:hAnsi="Times New Roman" w:cs="Times New Roman"/>
          <w:sz w:val="24"/>
          <w:szCs w:val="24"/>
        </w:rPr>
        <w:t>ork</w:t>
      </w:r>
      <w:r w:rsidR="00E15699" w:rsidRPr="00E42772">
        <w:rPr>
          <w:rFonts w:ascii="Times New Roman" w:hAnsi="Times New Roman" w:cs="Times New Roman"/>
          <w:sz w:val="24"/>
          <w:szCs w:val="24"/>
        </w:rPr>
        <w:t>day</w:t>
      </w:r>
      <w:r w:rsidR="00AE049E">
        <w:rPr>
          <w:rFonts w:ascii="Times New Roman" w:hAnsi="Times New Roman" w:cs="Times New Roman"/>
          <w:sz w:val="24"/>
          <w:szCs w:val="24"/>
        </w:rPr>
        <w:t xml:space="preserve"> </w:t>
      </w:r>
      <w:r w:rsidR="009909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909EF">
        <w:rPr>
          <w:rFonts w:ascii="Times New Roman" w:hAnsi="Times New Roman" w:cs="Times New Roman"/>
          <w:sz w:val="24"/>
          <w:szCs w:val="24"/>
        </w:rPr>
        <w:t>Dal</w:t>
      </w:r>
      <w:r w:rsidR="00AE049E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="009909EF">
        <w:rPr>
          <w:rFonts w:ascii="Times New Roman" w:hAnsi="Times New Roman" w:cs="Times New Roman"/>
          <w:sz w:val="24"/>
          <w:szCs w:val="24"/>
        </w:rPr>
        <w:t>)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 and weekend alcohol</w:t>
      </w:r>
      <w:r w:rsidR="00AE049E">
        <w:rPr>
          <w:rFonts w:ascii="Times New Roman" w:hAnsi="Times New Roman" w:cs="Times New Roman"/>
          <w:sz w:val="24"/>
          <w:szCs w:val="24"/>
        </w:rPr>
        <w:t xml:space="preserve"> </w:t>
      </w:r>
      <w:r w:rsidR="009909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9909EF">
        <w:rPr>
          <w:rFonts w:ascii="Times New Roman" w:hAnsi="Times New Roman" w:cs="Times New Roman"/>
          <w:sz w:val="24"/>
          <w:szCs w:val="24"/>
        </w:rPr>
        <w:t>Walc</w:t>
      </w:r>
      <w:proofErr w:type="spellEnd"/>
      <w:r w:rsidR="009909EF">
        <w:rPr>
          <w:rFonts w:ascii="Times New Roman" w:hAnsi="Times New Roman" w:cs="Times New Roman"/>
          <w:sz w:val="24"/>
          <w:szCs w:val="24"/>
        </w:rPr>
        <w:t xml:space="preserve">) </w:t>
      </w:r>
      <w:r w:rsidR="00E15699" w:rsidRPr="00E42772">
        <w:rPr>
          <w:rFonts w:ascii="Times New Roman" w:hAnsi="Times New Roman" w:cs="Times New Roman"/>
          <w:sz w:val="24"/>
          <w:szCs w:val="24"/>
        </w:rPr>
        <w:t>consumption</w:t>
      </w:r>
      <w:r w:rsidR="00C3587E">
        <w:rPr>
          <w:rFonts w:ascii="Times New Roman" w:hAnsi="Times New Roman" w:cs="Times New Roman"/>
          <w:sz w:val="24"/>
          <w:szCs w:val="24"/>
        </w:rPr>
        <w:t>. Therefore,</w:t>
      </w:r>
      <w:r w:rsidR="009637BD">
        <w:rPr>
          <w:rFonts w:ascii="Times New Roman" w:hAnsi="Times New Roman" w:cs="Times New Roman"/>
          <w:sz w:val="24"/>
          <w:szCs w:val="24"/>
        </w:rPr>
        <w:t xml:space="preserve"> 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the total </w:t>
      </w:r>
      <w:r w:rsidR="00E15699" w:rsidRPr="00E42772">
        <w:rPr>
          <w:rFonts w:ascii="Times New Roman" w:hAnsi="Times New Roman" w:cs="Times New Roman"/>
          <w:sz w:val="24"/>
          <w:szCs w:val="24"/>
        </w:rPr>
        <w:t>number of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 variables changed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 from 3</w:t>
      </w:r>
      <w:r w:rsidR="00187B27" w:rsidRPr="00E42772">
        <w:rPr>
          <w:rFonts w:ascii="Times New Roman" w:hAnsi="Times New Roman" w:cs="Times New Roman"/>
          <w:sz w:val="24"/>
          <w:szCs w:val="24"/>
        </w:rPr>
        <w:t>3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 into 3</w:t>
      </w:r>
      <w:r w:rsidR="00187B27" w:rsidRPr="00E42772">
        <w:rPr>
          <w:rFonts w:ascii="Times New Roman" w:hAnsi="Times New Roman" w:cs="Times New Roman"/>
          <w:sz w:val="24"/>
          <w:szCs w:val="24"/>
        </w:rPr>
        <w:t>4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. </w:t>
      </w:r>
      <w:r w:rsidR="0061211A">
        <w:rPr>
          <w:rFonts w:ascii="Times New Roman" w:hAnsi="Times New Roman" w:cs="Times New Roman"/>
          <w:sz w:val="24"/>
          <w:szCs w:val="24"/>
        </w:rPr>
        <w:t xml:space="preserve">Our data analysis is based on students with positive </w:t>
      </w:r>
      <w:r w:rsidR="00C705BB">
        <w:rPr>
          <w:rFonts w:ascii="Times New Roman" w:hAnsi="Times New Roman" w:cs="Times New Roman"/>
          <w:sz w:val="24"/>
          <w:szCs w:val="24"/>
        </w:rPr>
        <w:t>grades,</w:t>
      </w:r>
      <w:r w:rsidR="0061211A">
        <w:rPr>
          <w:rFonts w:ascii="Times New Roman" w:hAnsi="Times New Roman" w:cs="Times New Roman"/>
          <w:sz w:val="24"/>
          <w:szCs w:val="24"/>
        </w:rPr>
        <w:t xml:space="preserve"> so students with zero final grade G3 </w:t>
      </w:r>
      <w:r w:rsidR="00F9583F">
        <w:rPr>
          <w:rFonts w:ascii="Times New Roman" w:hAnsi="Times New Roman" w:cs="Times New Roman"/>
          <w:sz w:val="24"/>
          <w:szCs w:val="24"/>
        </w:rPr>
        <w:t xml:space="preserve">were </w:t>
      </w:r>
      <w:r w:rsidR="0061211A">
        <w:rPr>
          <w:rFonts w:ascii="Times New Roman" w:hAnsi="Times New Roman" w:cs="Times New Roman"/>
          <w:sz w:val="24"/>
          <w:szCs w:val="24"/>
        </w:rPr>
        <w:t xml:space="preserve">removed from the dataset. </w:t>
      </w:r>
      <w:r w:rsidR="002659A4" w:rsidRPr="00E42772">
        <w:rPr>
          <w:rFonts w:ascii="Times New Roman" w:hAnsi="Times New Roman" w:cs="Times New Roman"/>
          <w:sz w:val="24"/>
          <w:szCs w:val="24"/>
        </w:rPr>
        <w:t>There are two objectives for the study:</w:t>
      </w:r>
      <w:r w:rsidR="0061211A">
        <w:rPr>
          <w:rFonts w:ascii="Times New Roman" w:hAnsi="Times New Roman" w:cs="Times New Roman"/>
          <w:sz w:val="24"/>
          <w:szCs w:val="24"/>
        </w:rPr>
        <w:t xml:space="preserve"> </w:t>
      </w:r>
      <w:r w:rsidR="00761031">
        <w:rPr>
          <w:rFonts w:ascii="Times New Roman" w:hAnsi="Times New Roman" w:cs="Times New Roman"/>
          <w:sz w:val="24"/>
          <w:szCs w:val="24"/>
        </w:rPr>
        <w:t xml:space="preserve">to </w:t>
      </w:r>
      <w:r w:rsidR="002659A4" w:rsidRPr="00E42772">
        <w:rPr>
          <w:rFonts w:ascii="Times New Roman" w:hAnsi="Times New Roman" w:cs="Times New Roman"/>
          <w:sz w:val="24"/>
          <w:szCs w:val="24"/>
        </w:rPr>
        <w:t xml:space="preserve">find the best predictors for 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the response variable final grade G3 </w:t>
      </w:r>
      <w:r w:rsidR="002659A4" w:rsidRPr="00E42772">
        <w:rPr>
          <w:rFonts w:ascii="Times New Roman" w:hAnsi="Times New Roman" w:cs="Times New Roman"/>
          <w:sz w:val="24"/>
          <w:szCs w:val="24"/>
        </w:rPr>
        <w:t xml:space="preserve">and </w:t>
      </w:r>
      <w:r w:rsidR="00A63D90" w:rsidRPr="00E42772">
        <w:rPr>
          <w:rFonts w:ascii="Times New Roman" w:hAnsi="Times New Roman" w:cs="Times New Roman"/>
          <w:sz w:val="24"/>
          <w:szCs w:val="24"/>
        </w:rPr>
        <w:t xml:space="preserve">to examine if there is a statistical relationship between the weekly alcohol consumption 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and </w:t>
      </w:r>
      <w:r w:rsidR="00A63D90" w:rsidRPr="00E42772">
        <w:rPr>
          <w:rFonts w:ascii="Times New Roman" w:hAnsi="Times New Roman" w:cs="Times New Roman"/>
          <w:sz w:val="24"/>
          <w:szCs w:val="24"/>
        </w:rPr>
        <w:t>the final grade G3 in both simple linear reg</w:t>
      </w:r>
      <w:bookmarkStart w:id="0" w:name="_GoBack"/>
      <w:bookmarkEnd w:id="0"/>
      <w:r w:rsidR="00A63D90" w:rsidRPr="00E42772">
        <w:rPr>
          <w:rFonts w:ascii="Times New Roman" w:hAnsi="Times New Roman" w:cs="Times New Roman"/>
          <w:sz w:val="24"/>
          <w:szCs w:val="24"/>
        </w:rPr>
        <w:t xml:space="preserve">ression model and multiple linear regression models. </w:t>
      </w:r>
      <w:r w:rsidR="00C705BB">
        <w:rPr>
          <w:rFonts w:ascii="Times New Roman" w:hAnsi="Times New Roman" w:cs="Times New Roman"/>
          <w:sz w:val="24"/>
          <w:szCs w:val="24"/>
        </w:rPr>
        <w:t xml:space="preserve">First of all, </w:t>
      </w:r>
      <w:r w:rsidR="00C705BB" w:rsidRPr="00E42772">
        <w:rPr>
          <w:rFonts w:ascii="Times New Roman" w:hAnsi="Times New Roman" w:cs="Times New Roman"/>
          <w:sz w:val="24"/>
          <w:szCs w:val="24"/>
        </w:rPr>
        <w:t>the</w:t>
      </w:r>
      <w:r w:rsidR="00A63D90" w:rsidRPr="00E42772">
        <w:rPr>
          <w:rFonts w:ascii="Times New Roman" w:hAnsi="Times New Roman" w:cs="Times New Roman"/>
          <w:sz w:val="24"/>
          <w:szCs w:val="24"/>
        </w:rPr>
        <w:t xml:space="preserve"> exploratory data analysis</w:t>
      </w:r>
      <w:r w:rsidR="004F4D9B">
        <w:rPr>
          <w:rFonts w:ascii="Times New Roman" w:hAnsi="Times New Roman" w:cs="Times New Roman"/>
          <w:sz w:val="24"/>
          <w:szCs w:val="24"/>
        </w:rPr>
        <w:t xml:space="preserve"> </w:t>
      </w:r>
      <w:r w:rsidR="00BC14B0">
        <w:rPr>
          <w:rFonts w:ascii="Times New Roman" w:hAnsi="Times New Roman" w:cs="Times New Roman"/>
          <w:sz w:val="24"/>
          <w:szCs w:val="24"/>
        </w:rPr>
        <w:t>including</w:t>
      </w:r>
      <w:r w:rsidR="004F4D9B">
        <w:rPr>
          <w:rFonts w:ascii="Times New Roman" w:hAnsi="Times New Roman" w:cs="Times New Roman"/>
          <w:sz w:val="24"/>
          <w:szCs w:val="24"/>
        </w:rPr>
        <w:t xml:space="preserve"> scatterplot, histogram, and boxplot</w:t>
      </w:r>
      <w:r w:rsidR="00A63D90" w:rsidRPr="00E42772">
        <w:rPr>
          <w:rFonts w:ascii="Times New Roman" w:hAnsi="Times New Roman" w:cs="Times New Roman"/>
          <w:sz w:val="24"/>
          <w:szCs w:val="24"/>
        </w:rPr>
        <w:t xml:space="preserve"> </w:t>
      </w:r>
      <w:r w:rsidR="00F9583F">
        <w:rPr>
          <w:rFonts w:ascii="Times New Roman" w:hAnsi="Times New Roman" w:cs="Times New Roman"/>
          <w:sz w:val="24"/>
          <w:szCs w:val="24"/>
        </w:rPr>
        <w:t>were</w:t>
      </w:r>
      <w:r w:rsidR="00BC14B0">
        <w:rPr>
          <w:rFonts w:ascii="Times New Roman" w:hAnsi="Times New Roman" w:cs="Times New Roman"/>
          <w:sz w:val="24"/>
          <w:szCs w:val="24"/>
        </w:rPr>
        <w:t xml:space="preserve"> used to </w:t>
      </w:r>
      <w:r w:rsidR="00A63D90" w:rsidRPr="00E42772">
        <w:rPr>
          <w:rFonts w:ascii="Times New Roman" w:hAnsi="Times New Roman" w:cs="Times New Roman"/>
          <w:sz w:val="24"/>
          <w:szCs w:val="24"/>
        </w:rPr>
        <w:t>narro</w:t>
      </w:r>
      <w:r w:rsidR="00C705BB">
        <w:rPr>
          <w:rFonts w:ascii="Times New Roman" w:hAnsi="Times New Roman" w:cs="Times New Roman"/>
          <w:sz w:val="24"/>
          <w:szCs w:val="24"/>
        </w:rPr>
        <w:t xml:space="preserve">w </w:t>
      </w:r>
      <w:r w:rsidR="00A63D90" w:rsidRPr="00E42772">
        <w:rPr>
          <w:rFonts w:ascii="Times New Roman" w:hAnsi="Times New Roman" w:cs="Times New Roman"/>
          <w:sz w:val="24"/>
          <w:szCs w:val="24"/>
        </w:rPr>
        <w:t xml:space="preserve">down </w:t>
      </w:r>
      <w:r w:rsidR="00AE049E">
        <w:rPr>
          <w:rFonts w:ascii="Times New Roman" w:hAnsi="Times New Roman" w:cs="Times New Roman"/>
          <w:sz w:val="24"/>
          <w:szCs w:val="24"/>
        </w:rPr>
        <w:t xml:space="preserve">the </w:t>
      </w:r>
      <w:r w:rsidR="004F4D9B">
        <w:rPr>
          <w:rFonts w:ascii="Times New Roman" w:hAnsi="Times New Roman" w:cs="Times New Roman"/>
          <w:sz w:val="24"/>
          <w:szCs w:val="24"/>
        </w:rPr>
        <w:t xml:space="preserve">number of </w:t>
      </w:r>
      <w:r w:rsidR="00E15699" w:rsidRPr="00E42772">
        <w:rPr>
          <w:rFonts w:ascii="Times New Roman" w:hAnsi="Times New Roman" w:cs="Times New Roman"/>
          <w:sz w:val="24"/>
          <w:szCs w:val="24"/>
        </w:rPr>
        <w:t xml:space="preserve">predictors </w:t>
      </w:r>
      <w:r w:rsidR="004F4D9B">
        <w:rPr>
          <w:rFonts w:ascii="Times New Roman" w:hAnsi="Times New Roman" w:cs="Times New Roman"/>
          <w:sz w:val="24"/>
          <w:szCs w:val="24"/>
        </w:rPr>
        <w:t>from 31 to 14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 with respect to the final grade G3. </w:t>
      </w:r>
      <w:r w:rsidR="00C705BB">
        <w:rPr>
          <w:rFonts w:ascii="Times New Roman" w:hAnsi="Times New Roman" w:cs="Times New Roman"/>
          <w:sz w:val="24"/>
          <w:szCs w:val="24"/>
        </w:rPr>
        <w:t>Then,</w:t>
      </w:r>
      <w:r w:rsidR="004F4D9B">
        <w:rPr>
          <w:rFonts w:ascii="Times New Roman" w:hAnsi="Times New Roman" w:cs="Times New Roman"/>
          <w:sz w:val="24"/>
          <w:szCs w:val="24"/>
        </w:rPr>
        <w:t xml:space="preserve"> pairwise correlation and varia</w:t>
      </w:r>
      <w:r w:rsidR="007C6B90">
        <w:rPr>
          <w:rFonts w:ascii="Times New Roman" w:hAnsi="Times New Roman" w:cs="Times New Roman"/>
          <w:sz w:val="24"/>
          <w:szCs w:val="24"/>
        </w:rPr>
        <w:t>nce</w:t>
      </w:r>
      <w:r w:rsidR="004F4D9B">
        <w:rPr>
          <w:rFonts w:ascii="Times New Roman" w:hAnsi="Times New Roman" w:cs="Times New Roman"/>
          <w:sz w:val="24"/>
          <w:szCs w:val="24"/>
        </w:rPr>
        <w:t xml:space="preserve"> inflation factor</w:t>
      </w:r>
      <w:r w:rsidR="00997A43">
        <w:rPr>
          <w:rFonts w:ascii="Times New Roman" w:hAnsi="Times New Roman" w:cs="Times New Roman"/>
          <w:sz w:val="24"/>
          <w:szCs w:val="24"/>
        </w:rPr>
        <w:t xml:space="preserve"> (VIF)</w:t>
      </w:r>
      <w:r w:rsidR="00AE049E">
        <w:rPr>
          <w:rFonts w:ascii="Times New Roman" w:hAnsi="Times New Roman" w:cs="Times New Roman"/>
          <w:sz w:val="24"/>
          <w:szCs w:val="24"/>
        </w:rPr>
        <w:t xml:space="preserve"> methods </w:t>
      </w:r>
      <w:r w:rsidR="00F9583F">
        <w:rPr>
          <w:rFonts w:ascii="Times New Roman" w:hAnsi="Times New Roman" w:cs="Times New Roman"/>
          <w:sz w:val="24"/>
          <w:szCs w:val="24"/>
        </w:rPr>
        <w:t>were</w:t>
      </w:r>
      <w:r w:rsidR="004F4D9B">
        <w:rPr>
          <w:rFonts w:ascii="Times New Roman" w:hAnsi="Times New Roman" w:cs="Times New Roman"/>
          <w:sz w:val="24"/>
          <w:szCs w:val="24"/>
        </w:rPr>
        <w:t xml:space="preserve"> used to check if there is collinearity</w:t>
      </w:r>
      <w:r w:rsidR="007C6B90">
        <w:rPr>
          <w:rFonts w:ascii="Times New Roman" w:hAnsi="Times New Roman" w:cs="Times New Roman"/>
          <w:sz w:val="24"/>
          <w:szCs w:val="24"/>
        </w:rPr>
        <w:t xml:space="preserve"> issue</w:t>
      </w:r>
      <w:r w:rsidR="004F4D9B">
        <w:rPr>
          <w:rFonts w:ascii="Times New Roman" w:hAnsi="Times New Roman" w:cs="Times New Roman"/>
          <w:sz w:val="24"/>
          <w:szCs w:val="24"/>
        </w:rPr>
        <w:t xml:space="preserve"> </w:t>
      </w:r>
      <w:r w:rsidR="007C6B90">
        <w:rPr>
          <w:rFonts w:ascii="Times New Roman" w:hAnsi="Times New Roman" w:cs="Times New Roman"/>
          <w:sz w:val="24"/>
          <w:szCs w:val="24"/>
        </w:rPr>
        <w:t>among</w:t>
      </w:r>
      <w:r w:rsidR="004F4D9B">
        <w:rPr>
          <w:rFonts w:ascii="Times New Roman" w:hAnsi="Times New Roman" w:cs="Times New Roman"/>
          <w:sz w:val="24"/>
          <w:szCs w:val="24"/>
        </w:rPr>
        <w:t xml:space="preserve"> these 14 predictors</w:t>
      </w:r>
      <w:r w:rsidR="00BC14B0">
        <w:rPr>
          <w:rFonts w:ascii="Times New Roman" w:hAnsi="Times New Roman" w:cs="Times New Roman"/>
          <w:sz w:val="24"/>
          <w:szCs w:val="24"/>
        </w:rPr>
        <w:t>. T</w:t>
      </w:r>
      <w:r w:rsidR="004F4D9B">
        <w:rPr>
          <w:rFonts w:ascii="Times New Roman" w:hAnsi="Times New Roman" w:cs="Times New Roman"/>
          <w:sz w:val="24"/>
          <w:szCs w:val="24"/>
        </w:rPr>
        <w:t>he results indicate</w:t>
      </w:r>
      <w:r w:rsidR="00F9583F">
        <w:rPr>
          <w:rFonts w:ascii="Times New Roman" w:hAnsi="Times New Roman" w:cs="Times New Roman"/>
          <w:sz w:val="24"/>
          <w:szCs w:val="24"/>
        </w:rPr>
        <w:t>d</w:t>
      </w:r>
      <w:r w:rsidR="004F4D9B">
        <w:rPr>
          <w:rFonts w:ascii="Times New Roman" w:hAnsi="Times New Roman" w:cs="Times New Roman"/>
          <w:sz w:val="24"/>
          <w:szCs w:val="24"/>
        </w:rPr>
        <w:t xml:space="preserve"> that there is </w:t>
      </w:r>
      <w:r w:rsidR="003D6EE8">
        <w:rPr>
          <w:rFonts w:ascii="Times New Roman" w:hAnsi="Times New Roman" w:cs="Times New Roman"/>
          <w:sz w:val="24"/>
          <w:szCs w:val="24"/>
        </w:rPr>
        <w:t xml:space="preserve">no </w:t>
      </w:r>
      <w:r w:rsidR="004F4D9B">
        <w:rPr>
          <w:rFonts w:ascii="Times New Roman" w:hAnsi="Times New Roman" w:cs="Times New Roman"/>
          <w:sz w:val="24"/>
          <w:szCs w:val="24"/>
        </w:rPr>
        <w:t>significant collinearity among them.</w:t>
      </w:r>
      <w:r w:rsidR="00C705BB">
        <w:rPr>
          <w:rFonts w:ascii="Times New Roman" w:hAnsi="Times New Roman" w:cs="Times New Roman"/>
          <w:sz w:val="24"/>
          <w:szCs w:val="24"/>
        </w:rPr>
        <w:t xml:space="preserve"> Additionally, l</w:t>
      </w:r>
      <w:r w:rsidR="004F4D9B">
        <w:rPr>
          <w:rFonts w:ascii="Times New Roman" w:hAnsi="Times New Roman" w:cs="Times New Roman"/>
          <w:sz w:val="24"/>
          <w:szCs w:val="24"/>
        </w:rPr>
        <w:t xml:space="preserve">everage, </w:t>
      </w:r>
      <w:proofErr w:type="spellStart"/>
      <w:r w:rsidR="004F4D9B">
        <w:rPr>
          <w:rFonts w:ascii="Times New Roman" w:hAnsi="Times New Roman" w:cs="Times New Roman"/>
          <w:sz w:val="24"/>
          <w:szCs w:val="24"/>
        </w:rPr>
        <w:t>studentized</w:t>
      </w:r>
      <w:proofErr w:type="spellEnd"/>
      <w:r w:rsidR="004F4D9B">
        <w:rPr>
          <w:rFonts w:ascii="Times New Roman" w:hAnsi="Times New Roman" w:cs="Times New Roman"/>
          <w:sz w:val="24"/>
          <w:szCs w:val="24"/>
        </w:rPr>
        <w:t xml:space="preserve"> residuals, and </w:t>
      </w:r>
      <w:r w:rsidR="00F9583F">
        <w:rPr>
          <w:rFonts w:ascii="Times New Roman" w:hAnsi="Times New Roman" w:cs="Times New Roman"/>
          <w:sz w:val="24"/>
          <w:szCs w:val="24"/>
        </w:rPr>
        <w:t>C</w:t>
      </w:r>
      <w:r w:rsidR="004F4D9B">
        <w:rPr>
          <w:rFonts w:ascii="Times New Roman" w:hAnsi="Times New Roman" w:cs="Times New Roman"/>
          <w:sz w:val="24"/>
          <w:szCs w:val="24"/>
        </w:rPr>
        <w:t xml:space="preserve">ook’s distance </w:t>
      </w:r>
      <w:r w:rsidR="00F9583F">
        <w:rPr>
          <w:rFonts w:ascii="Times New Roman" w:hAnsi="Times New Roman" w:cs="Times New Roman"/>
          <w:sz w:val="24"/>
          <w:szCs w:val="24"/>
        </w:rPr>
        <w:t xml:space="preserve">were </w:t>
      </w:r>
      <w:r w:rsidR="00B92DE3">
        <w:rPr>
          <w:rFonts w:ascii="Times New Roman" w:hAnsi="Times New Roman" w:cs="Times New Roman"/>
          <w:sz w:val="24"/>
          <w:szCs w:val="24"/>
        </w:rPr>
        <w:t>employed</w:t>
      </w:r>
      <w:r w:rsidR="004F4D9B">
        <w:rPr>
          <w:rFonts w:ascii="Times New Roman" w:hAnsi="Times New Roman" w:cs="Times New Roman"/>
          <w:sz w:val="24"/>
          <w:szCs w:val="24"/>
        </w:rPr>
        <w:t xml:space="preserve"> to identify potential influential outliers. </w:t>
      </w:r>
      <w:r w:rsidR="00B92DE3">
        <w:rPr>
          <w:rFonts w:ascii="Times New Roman" w:hAnsi="Times New Roman" w:cs="Times New Roman"/>
          <w:sz w:val="24"/>
          <w:szCs w:val="24"/>
        </w:rPr>
        <w:t xml:space="preserve">No influential outliers </w:t>
      </w:r>
      <w:r w:rsidR="00F9583F">
        <w:rPr>
          <w:rFonts w:ascii="Times New Roman" w:hAnsi="Times New Roman" w:cs="Times New Roman"/>
          <w:sz w:val="24"/>
          <w:szCs w:val="24"/>
        </w:rPr>
        <w:t xml:space="preserve">were </w:t>
      </w:r>
      <w:r w:rsidR="00B92DE3">
        <w:rPr>
          <w:rFonts w:ascii="Times New Roman" w:hAnsi="Times New Roman" w:cs="Times New Roman"/>
          <w:sz w:val="24"/>
          <w:szCs w:val="24"/>
        </w:rPr>
        <w:t xml:space="preserve">identified. Four </w:t>
      </w:r>
      <w:r w:rsidR="00187B27" w:rsidRPr="00E42772">
        <w:rPr>
          <w:rFonts w:ascii="Times New Roman" w:hAnsi="Times New Roman" w:cs="Times New Roman"/>
          <w:sz w:val="24"/>
          <w:szCs w:val="24"/>
        </w:rPr>
        <w:t xml:space="preserve">measures of fit </w:t>
      </w:r>
      <w:r w:rsidR="00F9583F">
        <w:rPr>
          <w:rFonts w:ascii="Times New Roman" w:hAnsi="Times New Roman" w:cs="Times New Roman"/>
          <w:sz w:val="24"/>
          <w:szCs w:val="24"/>
        </w:rPr>
        <w:t>were</w:t>
      </w:r>
      <w:r w:rsidR="00F9583F" w:rsidRPr="00E42772">
        <w:rPr>
          <w:rFonts w:ascii="Times New Roman" w:hAnsi="Times New Roman" w:cs="Times New Roman"/>
          <w:sz w:val="24"/>
          <w:szCs w:val="24"/>
        </w:rPr>
        <w:t xml:space="preserve"> </w:t>
      </w:r>
      <w:r w:rsidR="00187B27" w:rsidRPr="00E42772">
        <w:rPr>
          <w:rFonts w:ascii="Times New Roman" w:hAnsi="Times New Roman" w:cs="Times New Roman"/>
          <w:sz w:val="24"/>
          <w:szCs w:val="24"/>
        </w:rPr>
        <w:t>used to select the potential best model subsets</w:t>
      </w:r>
      <w:r w:rsidR="00001C41" w:rsidRPr="00E42772">
        <w:rPr>
          <w:rFonts w:ascii="Times New Roman" w:hAnsi="Times New Roman" w:cs="Times New Roman"/>
          <w:sz w:val="24"/>
          <w:szCs w:val="24"/>
        </w:rPr>
        <w:t>: adjusted coefficient of determination</w:t>
      </w:r>
      <w:r w:rsidR="00B92DE3">
        <w:rPr>
          <w:rFonts w:ascii="Times New Roman" w:hAnsi="Times New Roman" w:cs="Times New Roman"/>
          <w:sz w:val="24"/>
          <w:szCs w:val="24"/>
        </w:rPr>
        <w:t xml:space="preserve"> R</w:t>
      </w:r>
      <w:r w:rsidR="00B92DE3" w:rsidRPr="00B92DE3">
        <w:rPr>
          <w:rFonts w:ascii="Times New Roman" w:hAnsi="Times New Roman" w:cs="Times New Roman"/>
          <w:sz w:val="24"/>
          <w:szCs w:val="24"/>
          <w:vertAlign w:val="subscript"/>
        </w:rPr>
        <w:t>adj</w:t>
      </w:r>
      <w:r w:rsidR="00B92DE3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001C41" w:rsidRPr="00E42772">
        <w:rPr>
          <w:rFonts w:ascii="Times New Roman" w:hAnsi="Times New Roman" w:cs="Times New Roman"/>
          <w:sz w:val="24"/>
          <w:szCs w:val="24"/>
        </w:rPr>
        <w:t>, Mallow’s</w:t>
      </w:r>
      <w:r w:rsidR="00007F08">
        <w:rPr>
          <w:rFonts w:ascii="Times New Roman" w:hAnsi="Times New Roman" w:cs="Times New Roman"/>
          <w:sz w:val="24"/>
          <w:szCs w:val="24"/>
        </w:rPr>
        <w:t xml:space="preserve"> criterion</w:t>
      </w:r>
      <w:r w:rsidR="00001C41" w:rsidRPr="00E42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54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="007E6546">
        <w:rPr>
          <w:rFonts w:ascii="Times New Roman" w:hAnsi="Times New Roman" w:cs="Times New Roman"/>
          <w:sz w:val="24"/>
          <w:szCs w:val="24"/>
        </w:rPr>
        <w:t>,</w:t>
      </w:r>
      <w:r w:rsidR="00001C41" w:rsidRPr="00E427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1C41" w:rsidRPr="00E42772">
        <w:rPr>
          <w:rFonts w:ascii="Times New Roman" w:hAnsi="Times New Roman" w:cs="Times New Roman"/>
          <w:sz w:val="24"/>
          <w:szCs w:val="24"/>
        </w:rPr>
        <w:t>Akaike’s</w:t>
      </w:r>
      <w:proofErr w:type="spellEnd"/>
      <w:r w:rsidR="00001C41" w:rsidRPr="00E42772">
        <w:rPr>
          <w:rFonts w:ascii="Times New Roman" w:hAnsi="Times New Roman" w:cs="Times New Roman"/>
          <w:sz w:val="24"/>
          <w:szCs w:val="24"/>
        </w:rPr>
        <w:t xml:space="preserve"> information criterion (AIC</w:t>
      </w:r>
      <w:r w:rsidR="003D14DC" w:rsidRPr="00E42772">
        <w:rPr>
          <w:rFonts w:ascii="Times New Roman" w:hAnsi="Times New Roman" w:cs="Times New Roman"/>
          <w:sz w:val="24"/>
          <w:szCs w:val="24"/>
        </w:rPr>
        <w:t>)</w:t>
      </w:r>
      <w:r w:rsidR="003D14DC">
        <w:rPr>
          <w:rFonts w:ascii="Times New Roman" w:hAnsi="Times New Roman" w:cs="Times New Roman"/>
          <w:sz w:val="24"/>
          <w:szCs w:val="24"/>
        </w:rPr>
        <w:t>,</w:t>
      </w:r>
      <w:r w:rsidR="00001C41" w:rsidRPr="00E42772">
        <w:rPr>
          <w:rFonts w:ascii="Times New Roman" w:hAnsi="Times New Roman" w:cs="Times New Roman"/>
          <w:sz w:val="24"/>
          <w:szCs w:val="24"/>
        </w:rPr>
        <w:t xml:space="preserve"> and Bayesian information criterion (BIC</w:t>
      </w:r>
      <w:r w:rsidR="00880187" w:rsidRPr="00E42772">
        <w:rPr>
          <w:rFonts w:ascii="Times New Roman" w:hAnsi="Times New Roman" w:cs="Times New Roman"/>
          <w:sz w:val="24"/>
          <w:szCs w:val="24"/>
        </w:rPr>
        <w:t>).</w:t>
      </w:r>
      <w:r w:rsidR="00916128">
        <w:rPr>
          <w:rFonts w:ascii="Times New Roman" w:hAnsi="Times New Roman" w:cs="Times New Roman"/>
          <w:sz w:val="24"/>
          <w:szCs w:val="24"/>
        </w:rPr>
        <w:t xml:space="preserve"> </w:t>
      </w:r>
      <w:r w:rsidR="00AD3730">
        <w:rPr>
          <w:rFonts w:ascii="Times New Roman" w:hAnsi="Times New Roman" w:cs="Times New Roman"/>
          <w:sz w:val="24"/>
          <w:szCs w:val="24"/>
        </w:rPr>
        <w:t>Lasso</w:t>
      </w:r>
      <w:r w:rsidR="00007F08">
        <w:rPr>
          <w:rFonts w:ascii="Times New Roman" w:hAnsi="Times New Roman" w:cs="Times New Roman"/>
          <w:sz w:val="24"/>
          <w:szCs w:val="24"/>
        </w:rPr>
        <w:t xml:space="preserve"> regression</w:t>
      </w:r>
      <w:r w:rsidR="00AD3730">
        <w:rPr>
          <w:rFonts w:ascii="Times New Roman" w:hAnsi="Times New Roman" w:cs="Times New Roman"/>
          <w:sz w:val="24"/>
          <w:szCs w:val="24"/>
        </w:rPr>
        <w:t xml:space="preserve"> </w:t>
      </w:r>
      <w:r w:rsidR="00F9583F">
        <w:rPr>
          <w:rFonts w:ascii="Times New Roman" w:hAnsi="Times New Roman" w:cs="Times New Roman"/>
          <w:sz w:val="24"/>
          <w:szCs w:val="24"/>
        </w:rPr>
        <w:t>was</w:t>
      </w:r>
      <w:r w:rsidR="00AD3730">
        <w:rPr>
          <w:rFonts w:ascii="Times New Roman" w:hAnsi="Times New Roman" w:cs="Times New Roman"/>
          <w:sz w:val="24"/>
          <w:szCs w:val="24"/>
        </w:rPr>
        <w:t xml:space="preserve"> also employed, but it </w:t>
      </w:r>
      <w:r w:rsidR="00F9583F">
        <w:rPr>
          <w:rFonts w:ascii="Times New Roman" w:hAnsi="Times New Roman" w:cs="Times New Roman"/>
          <w:sz w:val="24"/>
          <w:szCs w:val="24"/>
        </w:rPr>
        <w:t>was</w:t>
      </w:r>
      <w:r w:rsidR="00AD3730">
        <w:rPr>
          <w:rFonts w:ascii="Times New Roman" w:hAnsi="Times New Roman" w:cs="Times New Roman"/>
          <w:sz w:val="24"/>
          <w:szCs w:val="24"/>
        </w:rPr>
        <w:t xml:space="preserve"> not good for this dataset because it </w:t>
      </w:r>
      <w:r w:rsidR="00F9583F">
        <w:rPr>
          <w:rFonts w:ascii="Times New Roman" w:hAnsi="Times New Roman" w:cs="Times New Roman"/>
          <w:sz w:val="24"/>
          <w:szCs w:val="24"/>
        </w:rPr>
        <w:t>did</w:t>
      </w:r>
      <w:r w:rsidR="00AD3730">
        <w:rPr>
          <w:rFonts w:ascii="Times New Roman" w:hAnsi="Times New Roman" w:cs="Times New Roman"/>
          <w:sz w:val="24"/>
          <w:szCs w:val="24"/>
        </w:rPr>
        <w:t xml:space="preserve"> not produce an obvious trend where the minimum value can be easily identified. </w:t>
      </w:r>
      <w:r w:rsidR="00916128">
        <w:rPr>
          <w:rFonts w:ascii="Times New Roman" w:hAnsi="Times New Roman" w:cs="Times New Roman"/>
          <w:sz w:val="24"/>
        </w:rPr>
        <w:t>D</w:t>
      </w:r>
      <w:r w:rsidR="00AA5E86">
        <w:rPr>
          <w:rFonts w:ascii="Times New Roman" w:hAnsi="Times New Roman" w:cs="Times New Roman"/>
          <w:sz w:val="24"/>
        </w:rPr>
        <w:t xml:space="preserve">iagnostics and VIF </w:t>
      </w:r>
      <w:r w:rsidR="00F9583F">
        <w:rPr>
          <w:rFonts w:ascii="Times New Roman" w:hAnsi="Times New Roman" w:cs="Times New Roman"/>
          <w:sz w:val="24"/>
        </w:rPr>
        <w:t xml:space="preserve">were </w:t>
      </w:r>
      <w:r w:rsidR="00007F08">
        <w:rPr>
          <w:rFonts w:ascii="Times New Roman" w:hAnsi="Times New Roman" w:cs="Times New Roman"/>
          <w:sz w:val="24"/>
        </w:rPr>
        <w:t xml:space="preserve">then </w:t>
      </w:r>
      <w:r w:rsidR="00AA5E86">
        <w:rPr>
          <w:rFonts w:ascii="Times New Roman" w:hAnsi="Times New Roman" w:cs="Times New Roman"/>
          <w:sz w:val="24"/>
        </w:rPr>
        <w:t>employed to evaluate</w:t>
      </w:r>
      <w:r w:rsidR="003D6EE8">
        <w:rPr>
          <w:rFonts w:ascii="Times New Roman" w:hAnsi="Times New Roman" w:cs="Times New Roman"/>
          <w:sz w:val="24"/>
        </w:rPr>
        <w:t xml:space="preserve"> </w:t>
      </w:r>
      <w:r w:rsidR="003D6EE8">
        <w:rPr>
          <w:rFonts w:ascii="Times New Roman" w:hAnsi="Times New Roman" w:cs="Times New Roman" w:hint="eastAsia"/>
          <w:sz w:val="24"/>
        </w:rPr>
        <w:t>models</w:t>
      </w:r>
      <w:r w:rsidR="003D6EE8">
        <w:rPr>
          <w:rFonts w:ascii="Times New Roman" w:hAnsi="Times New Roman" w:cs="Times New Roman"/>
          <w:sz w:val="24"/>
        </w:rPr>
        <w:t xml:space="preserve"> selected by four measures of fit</w:t>
      </w:r>
      <w:r w:rsidR="00AA5E86">
        <w:rPr>
          <w:rFonts w:ascii="Times New Roman" w:hAnsi="Times New Roman" w:cs="Times New Roman"/>
          <w:sz w:val="24"/>
        </w:rPr>
        <w:t>. The mode</w:t>
      </w:r>
      <w:r w:rsidR="003D6EE8">
        <w:rPr>
          <w:rFonts w:ascii="Times New Roman" w:hAnsi="Times New Roman" w:cs="Times New Roman"/>
          <w:sz w:val="24"/>
        </w:rPr>
        <w:t xml:space="preserve">l for Mallow’s criterion </w:t>
      </w:r>
      <w:proofErr w:type="spellStart"/>
      <w:r w:rsidR="003D6EE8">
        <w:rPr>
          <w:rFonts w:ascii="Times New Roman" w:hAnsi="Times New Roman" w:cs="Times New Roman"/>
          <w:sz w:val="24"/>
        </w:rPr>
        <w:t>Cp</w:t>
      </w:r>
      <w:proofErr w:type="spellEnd"/>
      <w:r w:rsidR="003D6EE8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18"/>
            <w:szCs w:val="24"/>
          </w:rPr>
          <m:t>G3=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sexM+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adressU+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studytime+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failures+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goout+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absences+ε</m:t>
        </m:r>
      </m:oMath>
      <w:r w:rsidR="00B479D1" w:rsidDel="003D6EE8">
        <w:rPr>
          <w:rFonts w:ascii="Times New Roman" w:hAnsi="Times New Roman" w:cs="Times New Roman"/>
          <w:sz w:val="24"/>
        </w:rPr>
        <w:t xml:space="preserve"> </w:t>
      </w:r>
      <w:r w:rsidR="00F9583F">
        <w:rPr>
          <w:rFonts w:ascii="Times New Roman" w:hAnsi="Times New Roman" w:cs="Times New Roman"/>
          <w:sz w:val="24"/>
        </w:rPr>
        <w:t>was</w:t>
      </w:r>
      <w:r w:rsidR="00AA5E86">
        <w:rPr>
          <w:rFonts w:ascii="Times New Roman" w:hAnsi="Times New Roman" w:cs="Times New Roman"/>
          <w:sz w:val="24"/>
        </w:rPr>
        <w:t xml:space="preserve"> evaluated to be the best model</w:t>
      </w:r>
      <w:r w:rsidR="003D6EE8">
        <w:rPr>
          <w:rFonts w:ascii="Times New Roman" w:hAnsi="Times New Roman" w:cs="Times New Roman"/>
          <w:sz w:val="24"/>
        </w:rPr>
        <w:t>,</w:t>
      </w:r>
      <w:r w:rsidR="00AA5E86">
        <w:rPr>
          <w:rFonts w:ascii="Times New Roman" w:hAnsi="Times New Roman" w:cs="Times New Roman"/>
          <w:sz w:val="24"/>
        </w:rPr>
        <w:t xml:space="preserve"> </w:t>
      </w:r>
      <w:r w:rsidR="00F9583F">
        <w:rPr>
          <w:rFonts w:ascii="Times New Roman" w:hAnsi="Times New Roman" w:cs="Times New Roman"/>
          <w:sz w:val="24"/>
        </w:rPr>
        <w:t xml:space="preserve">because it </w:t>
      </w:r>
      <w:r w:rsidR="00AA5E86">
        <w:rPr>
          <w:rFonts w:ascii="Times New Roman" w:hAnsi="Times New Roman" w:cs="Times New Roman"/>
          <w:sz w:val="24"/>
        </w:rPr>
        <w:t>satisf</w:t>
      </w:r>
      <w:r w:rsidR="00916128">
        <w:rPr>
          <w:rFonts w:ascii="Times New Roman" w:hAnsi="Times New Roman" w:cs="Times New Roman"/>
          <w:sz w:val="24"/>
        </w:rPr>
        <w:t>ies</w:t>
      </w:r>
      <w:r w:rsidR="00AA5E86">
        <w:rPr>
          <w:rFonts w:ascii="Times New Roman" w:hAnsi="Times New Roman" w:cs="Times New Roman"/>
          <w:sz w:val="24"/>
        </w:rPr>
        <w:t xml:space="preserve"> </w:t>
      </w:r>
      <w:r w:rsidR="00916128">
        <w:rPr>
          <w:rFonts w:ascii="Times New Roman" w:hAnsi="Times New Roman" w:cs="Times New Roman"/>
          <w:sz w:val="24"/>
        </w:rPr>
        <w:t xml:space="preserve">assumptions of linearity, equal variance, independence, and normality of errors and has low VIF among the predictors. </w:t>
      </w:r>
      <w:r w:rsidR="00E31E2E">
        <w:rPr>
          <w:rFonts w:ascii="Times New Roman" w:hAnsi="Times New Roman" w:cs="Times New Roman"/>
          <w:sz w:val="24"/>
        </w:rPr>
        <w:t>This model explains around 17 percent of the variation of the final grade G3</w:t>
      </w:r>
      <w:r w:rsidR="00AD3730">
        <w:rPr>
          <w:rFonts w:ascii="Times New Roman" w:hAnsi="Times New Roman" w:cs="Times New Roman"/>
          <w:sz w:val="24"/>
        </w:rPr>
        <w:t xml:space="preserve">. </w:t>
      </w:r>
      <w:r w:rsidR="0061312A">
        <w:rPr>
          <w:rFonts w:ascii="Times New Roman" w:hAnsi="Times New Roman" w:cs="Times New Roman"/>
          <w:sz w:val="24"/>
        </w:rPr>
        <w:t>In summary, predictors</w:t>
      </w:r>
      <w:r w:rsidR="00CD425C">
        <w:rPr>
          <w:rFonts w:ascii="Times New Roman" w:hAnsi="Times New Roman" w:cs="Times New Roman"/>
          <w:sz w:val="24"/>
        </w:rPr>
        <w:t xml:space="preserve"> of sex, address, </w:t>
      </w:r>
      <w:proofErr w:type="spellStart"/>
      <w:r w:rsidR="00CD425C">
        <w:rPr>
          <w:rFonts w:ascii="Times New Roman" w:hAnsi="Times New Roman" w:cs="Times New Roman"/>
          <w:sz w:val="24"/>
        </w:rPr>
        <w:t>studytime</w:t>
      </w:r>
      <w:proofErr w:type="spellEnd"/>
      <w:r w:rsidR="00CD425C">
        <w:rPr>
          <w:rFonts w:ascii="Times New Roman" w:hAnsi="Times New Roman" w:cs="Times New Roman"/>
          <w:sz w:val="24"/>
        </w:rPr>
        <w:t xml:space="preserve">, failures, </w:t>
      </w:r>
      <w:proofErr w:type="spellStart"/>
      <w:r w:rsidR="00CD425C">
        <w:rPr>
          <w:rFonts w:ascii="Times New Roman" w:hAnsi="Times New Roman" w:cs="Times New Roman"/>
          <w:sz w:val="24"/>
        </w:rPr>
        <w:t>goout</w:t>
      </w:r>
      <w:proofErr w:type="spellEnd"/>
      <w:r w:rsidR="00CD425C">
        <w:rPr>
          <w:rFonts w:ascii="Times New Roman" w:hAnsi="Times New Roman" w:cs="Times New Roman"/>
          <w:sz w:val="24"/>
        </w:rPr>
        <w:t xml:space="preserve">, and absences are the best predictors for the final grade G3. For the second objective, a simple linear model </w:t>
      </w:r>
      <m:oMath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G3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DWalc+ε</m:t>
        </m:r>
      </m:oMath>
      <w:r w:rsidR="0061312A">
        <w:rPr>
          <w:rFonts w:ascii="Times New Roman" w:hAnsi="Times New Roman" w:cs="Times New Roman"/>
          <w:sz w:val="18"/>
          <w:szCs w:val="24"/>
        </w:rPr>
        <w:t xml:space="preserve"> </w:t>
      </w:r>
      <w:r w:rsidR="00F9583F">
        <w:rPr>
          <w:rFonts w:ascii="Times New Roman" w:hAnsi="Times New Roman" w:cs="Times New Roman"/>
          <w:sz w:val="24"/>
          <w:szCs w:val="24"/>
        </w:rPr>
        <w:t>was</w:t>
      </w:r>
      <w:r w:rsidR="00F9583F" w:rsidRPr="0061312A">
        <w:rPr>
          <w:rFonts w:ascii="Times New Roman" w:hAnsi="Times New Roman" w:cs="Times New Roman"/>
          <w:sz w:val="24"/>
          <w:szCs w:val="24"/>
        </w:rPr>
        <w:t xml:space="preserve"> </w:t>
      </w:r>
      <w:r w:rsidR="0061312A">
        <w:rPr>
          <w:rFonts w:ascii="Times New Roman" w:hAnsi="Times New Roman" w:cs="Times New Roman"/>
          <w:sz w:val="24"/>
          <w:szCs w:val="24"/>
        </w:rPr>
        <w:t>formulated</w:t>
      </w:r>
      <w:r w:rsidR="00CD425C">
        <w:rPr>
          <w:rFonts w:ascii="Times New Roman" w:hAnsi="Times New Roman" w:cs="Times New Roman"/>
          <w:sz w:val="24"/>
        </w:rPr>
        <w:t xml:space="preserve"> and the associated p</w:t>
      </w:r>
      <w:r w:rsidR="00F9583F">
        <w:rPr>
          <w:rFonts w:ascii="Times New Roman" w:hAnsi="Times New Roman" w:cs="Times New Roman"/>
          <w:sz w:val="24"/>
        </w:rPr>
        <w:t>-</w:t>
      </w:r>
      <w:r w:rsidR="00CD425C">
        <w:rPr>
          <w:rFonts w:ascii="Times New Roman" w:hAnsi="Times New Roman" w:cs="Times New Roman"/>
          <w:sz w:val="24"/>
        </w:rPr>
        <w:t xml:space="preserve">value is </w:t>
      </w:r>
      <w:r w:rsidR="000E15DB">
        <w:rPr>
          <w:rFonts w:ascii="Times New Roman" w:hAnsi="Times New Roman" w:cs="Times New Roman"/>
          <w:sz w:val="24"/>
        </w:rPr>
        <w:t xml:space="preserve">4e-04, which </w:t>
      </w:r>
      <w:r w:rsidR="00CD425C">
        <w:rPr>
          <w:rFonts w:ascii="Times New Roman" w:hAnsi="Times New Roman" w:cs="Times New Roman"/>
          <w:sz w:val="24"/>
        </w:rPr>
        <w:t>less than 0.05. Hence, the weekly alcohol consumption is significant in predicting the final G3 in a simple linear regression model. In addition, a multi</w:t>
      </w:r>
      <w:r w:rsidR="00BA39C1">
        <w:rPr>
          <w:rFonts w:ascii="Times New Roman" w:hAnsi="Times New Roman" w:cs="Times New Roman"/>
          <w:sz w:val="24"/>
        </w:rPr>
        <w:t>-</w:t>
      </w:r>
      <w:r w:rsidR="00CD425C">
        <w:rPr>
          <w:rFonts w:ascii="Times New Roman" w:hAnsi="Times New Roman" w:cs="Times New Roman"/>
          <w:sz w:val="24"/>
        </w:rPr>
        <w:t xml:space="preserve">linear regression model </w:t>
      </w:r>
      <m:oMath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G3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6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sexM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age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addressU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studytime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failures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activitiesyes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higheryes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8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internetyes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9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goout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freetime+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romanticyes+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health+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absences+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 xml:space="preserve">DWalc+ε </m:t>
        </m:r>
      </m:oMath>
      <w:r w:rsidR="002B19D7">
        <w:rPr>
          <w:rFonts w:ascii="Times New Roman" w:hAnsi="Times New Roman" w:cs="Times New Roman"/>
          <w:sz w:val="24"/>
        </w:rPr>
        <w:t>was</w:t>
      </w:r>
      <w:r w:rsidR="00CD425C">
        <w:rPr>
          <w:rFonts w:ascii="Times New Roman" w:hAnsi="Times New Roman" w:cs="Times New Roman"/>
          <w:sz w:val="24"/>
        </w:rPr>
        <w:t xml:space="preserve"> formulated, and a partial F test </w:t>
      </w:r>
      <w:r w:rsidR="002B19D7">
        <w:rPr>
          <w:rFonts w:ascii="Times New Roman" w:hAnsi="Times New Roman" w:cs="Times New Roman"/>
          <w:sz w:val="24"/>
        </w:rPr>
        <w:t xml:space="preserve">was </w:t>
      </w:r>
      <w:r w:rsidR="00CD425C">
        <w:rPr>
          <w:rFonts w:ascii="Times New Roman" w:hAnsi="Times New Roman" w:cs="Times New Roman"/>
          <w:sz w:val="24"/>
        </w:rPr>
        <w:t>performed. The p</w:t>
      </w:r>
      <w:r w:rsidR="002B19D7">
        <w:rPr>
          <w:rFonts w:ascii="Times New Roman" w:hAnsi="Times New Roman" w:cs="Times New Roman"/>
          <w:sz w:val="24"/>
        </w:rPr>
        <w:t>-</w:t>
      </w:r>
      <w:r w:rsidR="00CD425C">
        <w:rPr>
          <w:rFonts w:ascii="Times New Roman" w:hAnsi="Times New Roman" w:cs="Times New Roman"/>
          <w:sz w:val="24"/>
        </w:rPr>
        <w:t>value is</w:t>
      </w:r>
      <w:r w:rsidR="000E15DB">
        <w:rPr>
          <w:rFonts w:ascii="Times New Roman" w:hAnsi="Times New Roman" w:cs="Times New Roman"/>
          <w:sz w:val="24"/>
        </w:rPr>
        <w:t xml:space="preserve"> </w:t>
      </w:r>
      <w:r w:rsidR="00FF5804">
        <w:rPr>
          <w:rFonts w:ascii="Times New Roman" w:hAnsi="Times New Roman" w:cs="Times New Roman"/>
          <w:sz w:val="24"/>
        </w:rPr>
        <w:t>0.192, which</w:t>
      </w:r>
      <w:r w:rsidR="000E15DB">
        <w:rPr>
          <w:rFonts w:ascii="Times New Roman" w:hAnsi="Times New Roman" w:cs="Times New Roman"/>
          <w:sz w:val="24"/>
        </w:rPr>
        <w:t xml:space="preserve"> </w:t>
      </w:r>
      <w:r w:rsidR="00FF5804">
        <w:rPr>
          <w:rFonts w:ascii="Times New Roman" w:hAnsi="Times New Roman" w:cs="Times New Roman"/>
          <w:sz w:val="24"/>
        </w:rPr>
        <w:t>is greater</w:t>
      </w:r>
      <w:r w:rsidR="00CD425C">
        <w:rPr>
          <w:rFonts w:ascii="Times New Roman" w:hAnsi="Times New Roman" w:cs="Times New Roman"/>
          <w:sz w:val="24"/>
        </w:rPr>
        <w:t xml:space="preserve"> than 0.05, and thus there is no</w:t>
      </w:r>
      <w:r w:rsidR="00AE049E">
        <w:rPr>
          <w:rFonts w:ascii="Times New Roman" w:hAnsi="Times New Roman" w:cs="Times New Roman"/>
          <w:sz w:val="24"/>
        </w:rPr>
        <w:t>t</w:t>
      </w:r>
      <w:r w:rsidR="00CD425C">
        <w:rPr>
          <w:rFonts w:ascii="Times New Roman" w:hAnsi="Times New Roman" w:cs="Times New Roman"/>
          <w:sz w:val="24"/>
        </w:rPr>
        <w:t xml:space="preserve"> enough evidence that the weekly alcohol consumption is a significant predictor</w:t>
      </w:r>
      <w:r w:rsidR="00131BE6">
        <w:rPr>
          <w:rFonts w:ascii="Times New Roman" w:hAnsi="Times New Roman" w:cs="Times New Roman"/>
          <w:sz w:val="24"/>
        </w:rPr>
        <w:t xml:space="preserve"> for final grade G3</w:t>
      </w:r>
      <w:r w:rsidR="00CD425C">
        <w:rPr>
          <w:rFonts w:ascii="Times New Roman" w:hAnsi="Times New Roman" w:cs="Times New Roman"/>
          <w:sz w:val="24"/>
        </w:rPr>
        <w:t xml:space="preserve">, given other 13 predictors. </w:t>
      </w:r>
    </w:p>
    <w:p w14:paraId="33F2D98B" w14:textId="77777777" w:rsidR="003343DC" w:rsidRDefault="003343DC" w:rsidP="003343D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9E67F2" w14:textId="77777777" w:rsidR="006F0E23" w:rsidRPr="00B94B4E" w:rsidRDefault="006F0E23" w:rsidP="00B94B4E">
      <w:bookmarkStart w:id="1" w:name="_Toc500413871"/>
    </w:p>
    <w:p w14:paraId="46067A84" w14:textId="77777777" w:rsidR="00F90F0A" w:rsidRPr="002D6EFD" w:rsidRDefault="00F90F0A" w:rsidP="00B94B4E">
      <w:pPr>
        <w:pStyle w:val="Heading1"/>
        <w:jc w:val="center"/>
        <w:rPr>
          <w:rFonts w:ascii="Times New Roman" w:eastAsia="Times New Roman" w:hAnsi="Times New Roman" w:cs="Times New Roman"/>
          <w:b/>
          <w:sz w:val="24"/>
        </w:rPr>
      </w:pPr>
      <w:r w:rsidRPr="00B94B4E">
        <w:rPr>
          <w:rFonts w:ascii="Times New Roman" w:hAnsi="Times New Roman" w:cs="Times New Roman"/>
          <w:b/>
          <w:color w:val="auto"/>
          <w:sz w:val="28"/>
          <w:szCs w:val="24"/>
        </w:rPr>
        <w:t>Introduction</w:t>
      </w:r>
      <w:bookmarkEnd w:id="1"/>
    </w:p>
    <w:p w14:paraId="0196FE5C" w14:textId="77777777" w:rsidR="00F90F0A" w:rsidRPr="00B94B4E" w:rsidRDefault="00F90F0A" w:rsidP="00B94B4E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500413872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PART I: Introduction to the dataset</w:t>
      </w:r>
      <w:bookmarkEnd w:id="2"/>
    </w:p>
    <w:p w14:paraId="1F9428D9" w14:textId="6C3A0CFB" w:rsidR="002C55EE" w:rsidRDefault="00F90F0A" w:rsidP="00B94B4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C1045C">
        <w:rPr>
          <w:rFonts w:ascii="Times New Roman" w:eastAsia="Times New Roman" w:hAnsi="Times New Roman" w:cs="Times New Roman"/>
          <w:sz w:val="24"/>
        </w:rPr>
        <w:t xml:space="preserve">Raw dataset </w:t>
      </w:r>
      <w:r w:rsidR="002B19D7">
        <w:rPr>
          <w:rFonts w:ascii="Times New Roman" w:eastAsia="Times New Roman" w:hAnsi="Times New Roman" w:cs="Times New Roman"/>
          <w:sz w:val="24"/>
        </w:rPr>
        <w:t>was</w:t>
      </w:r>
      <w:r w:rsidR="002B19D7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Pr="00C1045C">
        <w:rPr>
          <w:rFonts w:ascii="Times New Roman" w:eastAsia="Times New Roman" w:hAnsi="Times New Roman" w:cs="Times New Roman"/>
          <w:sz w:val="24"/>
        </w:rPr>
        <w:t xml:space="preserve">obtained on </w:t>
      </w:r>
      <w:proofErr w:type="spellStart"/>
      <w:r w:rsidRPr="00C1045C">
        <w:rPr>
          <w:rFonts w:ascii="Times New Roman" w:eastAsia="Times New Roman" w:hAnsi="Times New Roman" w:cs="Times New Roman"/>
          <w:sz w:val="24"/>
        </w:rPr>
        <w:t>Kaggle</w:t>
      </w:r>
      <w:proofErr w:type="spellEnd"/>
      <w:r w:rsidRPr="00C1045C">
        <w:rPr>
          <w:rFonts w:ascii="Times New Roman" w:eastAsia="Times New Roman" w:hAnsi="Times New Roman" w:cs="Times New Roman"/>
          <w:sz w:val="24"/>
        </w:rPr>
        <w:t xml:space="preserve">, UCI Machine learning in October, 2017.  The dataset is a survey of students enrolled in math classes in </w:t>
      </w:r>
      <w:r w:rsidR="00AD3730">
        <w:rPr>
          <w:rFonts w:ascii="Times New Roman" w:eastAsia="Times New Roman" w:hAnsi="Times New Roman" w:cs="Times New Roman"/>
          <w:sz w:val="24"/>
        </w:rPr>
        <w:t>two</w:t>
      </w:r>
      <w:r w:rsidRPr="00C1045C">
        <w:rPr>
          <w:rFonts w:ascii="Times New Roman" w:eastAsia="Times New Roman" w:hAnsi="Times New Roman" w:cs="Times New Roman"/>
          <w:sz w:val="24"/>
        </w:rPr>
        <w:t xml:space="preserve"> secondary school</w:t>
      </w:r>
      <w:r w:rsidR="00EB7F97">
        <w:rPr>
          <w:rFonts w:ascii="Times New Roman" w:eastAsia="Times New Roman" w:hAnsi="Times New Roman" w:cs="Times New Roman"/>
          <w:sz w:val="24"/>
        </w:rPr>
        <w:t>s</w:t>
      </w:r>
      <w:r w:rsidRPr="00C1045C">
        <w:rPr>
          <w:rFonts w:ascii="Times New Roman" w:eastAsia="Times New Roman" w:hAnsi="Times New Roman" w:cs="Times New Roman"/>
          <w:sz w:val="24"/>
        </w:rPr>
        <w:t xml:space="preserve"> (most likely high school as observed from the age range). There are 33 variables in this dataset, both quantitative and categorical, and many of them can be used for predicting </w:t>
      </w:r>
      <w:r w:rsidR="00EF7E7E" w:rsidRPr="00C1045C">
        <w:rPr>
          <w:rFonts w:ascii="Times New Roman" w:eastAsia="Times New Roman" w:hAnsi="Times New Roman" w:cs="Times New Roman"/>
          <w:sz w:val="24"/>
        </w:rPr>
        <w:t>students’</w:t>
      </w:r>
      <w:r w:rsidRPr="00C1045C">
        <w:rPr>
          <w:rFonts w:ascii="Times New Roman" w:eastAsia="Times New Roman" w:hAnsi="Times New Roman" w:cs="Times New Roman"/>
          <w:sz w:val="24"/>
        </w:rPr>
        <w:t xml:space="preserve"> final grade. A new variable</w:t>
      </w:r>
      <w:r w:rsidR="00EF7E7E"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 w:rsidR="00EF7E7E">
        <w:rPr>
          <w:rFonts w:ascii="Times New Roman" w:eastAsia="Times New Roman" w:hAnsi="Times New Roman" w:cs="Times New Roman"/>
          <w:sz w:val="24"/>
        </w:rPr>
        <w:t>DWalc</w:t>
      </w:r>
      <w:proofErr w:type="spellEnd"/>
      <w:r w:rsidR="00EF7E7E">
        <w:rPr>
          <w:rFonts w:ascii="Times New Roman" w:eastAsia="Times New Roman" w:hAnsi="Times New Roman" w:cs="Times New Roman"/>
          <w:sz w:val="24"/>
        </w:rPr>
        <w:t>,</w:t>
      </w:r>
      <w:r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="002B19D7">
        <w:rPr>
          <w:rFonts w:ascii="Times New Roman" w:eastAsia="Times New Roman" w:hAnsi="Times New Roman" w:cs="Times New Roman"/>
          <w:sz w:val="24"/>
        </w:rPr>
        <w:t>was</w:t>
      </w:r>
      <w:r w:rsidR="002B19D7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="00FF35B6" w:rsidRPr="00C1045C">
        <w:rPr>
          <w:rFonts w:ascii="Times New Roman" w:eastAsia="Times New Roman" w:hAnsi="Times New Roman" w:cs="Times New Roman"/>
          <w:sz w:val="24"/>
        </w:rPr>
        <w:t>created by combing w</w:t>
      </w:r>
      <w:r w:rsidR="00AD3730">
        <w:rPr>
          <w:rFonts w:ascii="Times New Roman" w:eastAsia="Times New Roman" w:hAnsi="Times New Roman" w:cs="Times New Roman"/>
          <w:sz w:val="24"/>
        </w:rPr>
        <w:t>ork</w:t>
      </w:r>
      <w:r w:rsidR="00FF35B6" w:rsidRPr="00C1045C">
        <w:rPr>
          <w:rFonts w:ascii="Times New Roman" w:eastAsia="Times New Roman" w:hAnsi="Times New Roman" w:cs="Times New Roman"/>
          <w:sz w:val="24"/>
        </w:rPr>
        <w:t>day and weekend alcohol consumption.</w:t>
      </w:r>
    </w:p>
    <w:p w14:paraId="11EFCEA9" w14:textId="77777777" w:rsidR="00F90F0A" w:rsidRPr="00C1045C" w:rsidRDefault="00F90F0A" w:rsidP="00F90F0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lastRenderedPageBreak/>
        <w:t xml:space="preserve">In the following list, the description of variables </w:t>
      </w:r>
      <w:r w:rsidR="00EB4D3A" w:rsidRPr="00C1045C">
        <w:rPr>
          <w:rFonts w:ascii="Times New Roman" w:eastAsia="Times New Roman" w:hAnsi="Times New Roman" w:cs="Times New Roman"/>
          <w:sz w:val="24"/>
        </w:rPr>
        <w:t>is</w:t>
      </w:r>
      <w:r w:rsidRPr="00C1045C">
        <w:rPr>
          <w:rFonts w:ascii="Times New Roman" w:eastAsia="Times New Roman" w:hAnsi="Times New Roman" w:cs="Times New Roman"/>
          <w:sz w:val="24"/>
        </w:rPr>
        <w:t xml:space="preserve"> provided directly from the “Content” part in the description of the dataset on the website.</w:t>
      </w:r>
    </w:p>
    <w:p w14:paraId="37D7DF9B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school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student's school (binary: 'GP' - Gabriel Pereira or 'MS' -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Mousinho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Silveira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6FAA13F6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sex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student's sex (binary: 'F' - female or 'M' - male)</w:t>
      </w:r>
    </w:p>
    <w:p w14:paraId="6ACCB402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age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student's age (numeric: from 15 to 22)</w:t>
      </w:r>
    </w:p>
    <w:p w14:paraId="4A22A371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address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student's home address type (binary: 'U' - urban or 'R' - rural)</w:t>
      </w:r>
    </w:p>
    <w:p w14:paraId="2DE5037D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famsize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family size (binary: 'LE3' - less or equal to 3 or 'GT3' - greater than 3)</w:t>
      </w:r>
    </w:p>
    <w:p w14:paraId="45C3994B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Pstatus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parent's cohabitation status (binary: 'T' - living together or 'A' - apart)</w:t>
      </w:r>
    </w:p>
    <w:p w14:paraId="7BDCA5A3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Medu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mother's education (numeric: 0 - none, 1 - primary education (4th grade), 2 – 5th to 9th grade, 3 – secondary education or 4 – higher education)</w:t>
      </w:r>
    </w:p>
    <w:p w14:paraId="5ACB64C9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Fedu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father's education (numeric: 0 - none, 1 - primary education (4th grade), 2 – 5th to 9th grade, 3 – secondary education or 4 – higher education)</w:t>
      </w:r>
    </w:p>
    <w:p w14:paraId="47E6558D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Mjob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mother's job (nominal: 'teacher', 'health' care related, civil 'services' (e.g. administrative or police), '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at_home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' or 'other')</w:t>
      </w:r>
    </w:p>
    <w:p w14:paraId="6A6CD697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Fjob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father's job (nominal: 'teacher', 'health' care related, civil 'services' (e.g. administrative or police), '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at_home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' or 'other')</w:t>
      </w:r>
    </w:p>
    <w:p w14:paraId="6C714CEC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reason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reason to choose this school (nominal: close to 'home', school 'reputation', 'course' preference or 'other')</w:t>
      </w:r>
    </w:p>
    <w:p w14:paraId="51A0F36B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guardian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student's guardian (nominal: 'mother', 'father' or 'other')</w:t>
      </w:r>
    </w:p>
    <w:p w14:paraId="26A7291D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traveltime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home to school travel time (numeric: 1 - &lt;15 min., 2 - 15 to 30 min., 3 - 30 min. to 1 hour, or 4 - &gt;1 hour)</w:t>
      </w:r>
    </w:p>
    <w:p w14:paraId="75E0FDD2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studytime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weekly study time (numeric: 1 - &lt;2 hours, 2 - 2 to 5 hours, 3 - 5 to 10 hours, or 4 - &gt;10 hours)</w:t>
      </w:r>
    </w:p>
    <w:p w14:paraId="53765BA5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failures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number of past class failures (numeric: n if 1&lt;=n&lt;3, else 4)</w:t>
      </w:r>
    </w:p>
    <w:p w14:paraId="7EA6BA9B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schoolsup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extra educational support (binary: yes or no)</w:t>
      </w:r>
    </w:p>
    <w:p w14:paraId="5D51BB33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famsup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family educational support (binary: yes or no)</w:t>
      </w:r>
    </w:p>
    <w:p w14:paraId="23878D23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paid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extra paid classes within the course subject (Math or Portuguese) (binary: yes or no)</w:t>
      </w:r>
    </w:p>
    <w:p w14:paraId="223E49FD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activities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extra-curricular activities (binary: yes or no)</w:t>
      </w:r>
    </w:p>
    <w:p w14:paraId="4AA93352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nursery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attended nursery school (binary: yes or no)</w:t>
      </w:r>
    </w:p>
    <w:p w14:paraId="5822A468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higher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wants to take higher education (binary: yes or no)</w:t>
      </w:r>
    </w:p>
    <w:p w14:paraId="440A1EE5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internet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Internet access at home (binary: yes or no)</w:t>
      </w:r>
    </w:p>
    <w:p w14:paraId="53500D5C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romantic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with a romantic relationship (binary: yes or no)</w:t>
      </w:r>
    </w:p>
    <w:p w14:paraId="411D57EA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famrel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quality of family relationships (numeric: from 1 - very bad to 5 - excellent)</w:t>
      </w:r>
    </w:p>
    <w:p w14:paraId="1DC28F84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freetime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free time after school (numeric: from 1 - very low to 5 - very high)</w:t>
      </w:r>
    </w:p>
    <w:p w14:paraId="4C0876D2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goout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going out with friends (numeric: from 1 - very low to 5 - very high)</w:t>
      </w:r>
    </w:p>
    <w:p w14:paraId="7BC33525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Dalc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workday alcohol consumption (numeric: from 1 - very low to 5 - very high)</w:t>
      </w:r>
    </w:p>
    <w:p w14:paraId="0ADACB00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Walc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- weekend alcohol consumption (numeric: fromba1 - very low to 5 - very high)</w:t>
      </w:r>
    </w:p>
    <w:p w14:paraId="06AA6A8A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health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current health status (numeric: from 1 - very bad to 5 - very good)</w:t>
      </w:r>
    </w:p>
    <w:p w14:paraId="52C5D1B3" w14:textId="77777777" w:rsidR="00F90F0A" w:rsidRDefault="00F90F0A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absences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number of school absences (numeric: from 0 to 93)</w:t>
      </w:r>
    </w:p>
    <w:p w14:paraId="0A0AA842" w14:textId="77777777" w:rsidR="00FF35B6" w:rsidRDefault="00FF35B6" w:rsidP="00F90F0A">
      <w:pPr>
        <w:numPr>
          <w:ilvl w:val="0"/>
          <w:numId w:val="1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i/>
          <w:sz w:val="21"/>
          <w:szCs w:val="21"/>
        </w:rPr>
        <w:t>DWalc</w:t>
      </w:r>
      <w:proofErr w:type="spellEnd"/>
      <w:r>
        <w:rPr>
          <w:rFonts w:ascii="Times New Roman" w:eastAsia="Times New Roman" w:hAnsi="Times New Roman" w:cs="Times New Roman"/>
          <w:i/>
          <w:sz w:val="21"/>
          <w:szCs w:val="21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</w:rPr>
        <w:t>– weekend alcohol consumption (numeric: from 2- very low to 10 – very high</w:t>
      </w:r>
    </w:p>
    <w:p w14:paraId="55E5927D" w14:textId="77777777" w:rsidR="00F90F0A" w:rsidRDefault="00F90F0A" w:rsidP="00F90F0A">
      <w:pPr>
        <w:shd w:val="clear" w:color="auto" w:fill="FFFFFF"/>
        <w:spacing w:before="160" w:line="240" w:lineRule="auto"/>
        <w:jc w:val="both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These grades are related with the course subject, Math:</w:t>
      </w:r>
    </w:p>
    <w:p w14:paraId="6331AD2F" w14:textId="77777777" w:rsidR="00F90F0A" w:rsidRDefault="00F90F0A" w:rsidP="00F90F0A">
      <w:pPr>
        <w:numPr>
          <w:ilvl w:val="0"/>
          <w:numId w:val="2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G1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first period grade (numeric: from 0 to 20)</w:t>
      </w:r>
    </w:p>
    <w:p w14:paraId="03CDD3DF" w14:textId="77777777" w:rsidR="00F90F0A" w:rsidRDefault="00F90F0A" w:rsidP="00F90F0A">
      <w:pPr>
        <w:numPr>
          <w:ilvl w:val="0"/>
          <w:numId w:val="2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G2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second period grade (numeric: from 0 to 20)</w:t>
      </w:r>
    </w:p>
    <w:p w14:paraId="0A45C5CA" w14:textId="77777777" w:rsidR="00F90F0A" w:rsidRPr="00F90F0A" w:rsidRDefault="00F90F0A" w:rsidP="00F90F0A">
      <w:pPr>
        <w:numPr>
          <w:ilvl w:val="0"/>
          <w:numId w:val="2"/>
        </w:num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1"/>
          <w:szCs w:val="21"/>
        </w:rPr>
        <w:t>G3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- final grade (numeric: from 0 to 20, output target)</w:t>
      </w:r>
    </w:p>
    <w:p w14:paraId="31C19D91" w14:textId="77777777" w:rsidR="00F90F0A" w:rsidRDefault="00F90F0A" w:rsidP="00F90F0A">
      <w:pPr>
        <w:spacing w:before="300" w:after="300" w:line="240" w:lineRule="auto"/>
        <w:contextualSpacing/>
        <w:jc w:val="both"/>
        <w:rPr>
          <w:rFonts w:ascii="Times New Roman" w:eastAsia="Times New Roman" w:hAnsi="Times New Roman" w:cs="Times New Roman"/>
        </w:rPr>
      </w:pPr>
    </w:p>
    <w:p w14:paraId="6BC68C94" w14:textId="77777777" w:rsidR="00F90F0A" w:rsidRPr="00B94B4E" w:rsidRDefault="00F90F0A" w:rsidP="00B94B4E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Toc500413873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PART II: Research questions</w:t>
      </w:r>
      <w:bookmarkEnd w:id="3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3B0BFFDA" w14:textId="0A10DB32" w:rsidR="00F90F0A" w:rsidRPr="00C1045C" w:rsidRDefault="00F90F0A" w:rsidP="00F90F0A">
      <w:pPr>
        <w:spacing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t>The two main questions we focus</w:t>
      </w:r>
      <w:r w:rsidR="002B19D7">
        <w:rPr>
          <w:rFonts w:ascii="Times New Roman" w:eastAsia="Times New Roman" w:hAnsi="Times New Roman" w:cs="Times New Roman"/>
          <w:sz w:val="24"/>
        </w:rPr>
        <w:t>ed</w:t>
      </w:r>
      <w:r w:rsidRPr="00C1045C">
        <w:rPr>
          <w:rFonts w:ascii="Times New Roman" w:eastAsia="Times New Roman" w:hAnsi="Times New Roman" w:cs="Times New Roman"/>
          <w:sz w:val="24"/>
        </w:rPr>
        <w:t xml:space="preserve"> on in this research project are:</w:t>
      </w:r>
    </w:p>
    <w:p w14:paraId="56633239" w14:textId="77777777" w:rsidR="00F90F0A" w:rsidRPr="00C1045C" w:rsidRDefault="00F90F0A" w:rsidP="002C55E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t xml:space="preserve">What are the best predictors of Final Grade </w:t>
      </w:r>
      <w:r w:rsidR="002C1C12" w:rsidRPr="00C1045C">
        <w:rPr>
          <w:rFonts w:ascii="Times New Roman" w:eastAsia="Times New Roman" w:hAnsi="Times New Roman" w:cs="Times New Roman"/>
          <w:sz w:val="24"/>
        </w:rPr>
        <w:t>G3</w:t>
      </w:r>
      <w:r w:rsidRPr="00C1045C">
        <w:rPr>
          <w:rFonts w:ascii="Times New Roman" w:eastAsia="Times New Roman" w:hAnsi="Times New Roman" w:cs="Times New Roman"/>
          <w:sz w:val="24"/>
        </w:rPr>
        <w:t xml:space="preserve">? </w:t>
      </w:r>
    </w:p>
    <w:p w14:paraId="7F5CE211" w14:textId="4ACE30D2" w:rsidR="00F90F0A" w:rsidRPr="003F2DFF" w:rsidRDefault="00F90F0A" w:rsidP="00B94B4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t>Considering weekly a</w:t>
      </w:r>
      <w:r w:rsidR="00FF35B6" w:rsidRPr="00C1045C">
        <w:rPr>
          <w:rFonts w:ascii="Times New Roman" w:eastAsia="Times New Roman" w:hAnsi="Times New Roman" w:cs="Times New Roman"/>
          <w:sz w:val="24"/>
        </w:rPr>
        <w:t xml:space="preserve">lcohol consumption as </w:t>
      </w:r>
      <w:r w:rsidRPr="00C1045C">
        <w:rPr>
          <w:rFonts w:ascii="Times New Roman" w:eastAsia="Times New Roman" w:hAnsi="Times New Roman" w:cs="Times New Roman"/>
          <w:sz w:val="24"/>
        </w:rPr>
        <w:t xml:space="preserve">our interested predictor, how is </w:t>
      </w:r>
      <w:r w:rsidR="00FF35B6" w:rsidRPr="00C1045C">
        <w:rPr>
          <w:rFonts w:ascii="Times New Roman" w:eastAsia="Times New Roman" w:hAnsi="Times New Roman" w:cs="Times New Roman"/>
          <w:sz w:val="24"/>
        </w:rPr>
        <w:t xml:space="preserve">weekly </w:t>
      </w:r>
      <w:r w:rsidRPr="00C1045C">
        <w:rPr>
          <w:rFonts w:ascii="Times New Roman" w:eastAsia="Times New Roman" w:hAnsi="Times New Roman" w:cs="Times New Roman"/>
          <w:sz w:val="24"/>
        </w:rPr>
        <w:t xml:space="preserve">alcohol consumption related to </w:t>
      </w:r>
      <w:r w:rsidR="002B19D7">
        <w:rPr>
          <w:rFonts w:ascii="Times New Roman" w:eastAsia="Times New Roman" w:hAnsi="Times New Roman" w:cs="Times New Roman"/>
          <w:sz w:val="24"/>
        </w:rPr>
        <w:t xml:space="preserve">the </w:t>
      </w:r>
      <w:r w:rsidRPr="00C1045C">
        <w:rPr>
          <w:rFonts w:ascii="Times New Roman" w:eastAsia="Times New Roman" w:hAnsi="Times New Roman" w:cs="Times New Roman"/>
          <w:sz w:val="24"/>
        </w:rPr>
        <w:t xml:space="preserve">final grades using simple linear model? How is </w:t>
      </w:r>
      <w:r w:rsidR="00FF35B6" w:rsidRPr="00C1045C">
        <w:rPr>
          <w:rFonts w:ascii="Times New Roman" w:eastAsia="Times New Roman" w:hAnsi="Times New Roman" w:cs="Times New Roman"/>
          <w:sz w:val="24"/>
        </w:rPr>
        <w:t xml:space="preserve">weekly </w:t>
      </w:r>
      <w:r w:rsidRPr="00C1045C">
        <w:rPr>
          <w:rFonts w:ascii="Times New Roman" w:eastAsia="Times New Roman" w:hAnsi="Times New Roman" w:cs="Times New Roman"/>
          <w:sz w:val="24"/>
        </w:rPr>
        <w:t xml:space="preserve">alcohol consumption related to </w:t>
      </w:r>
      <w:r w:rsidR="002B19D7">
        <w:rPr>
          <w:rFonts w:ascii="Times New Roman" w:eastAsia="Times New Roman" w:hAnsi="Times New Roman" w:cs="Times New Roman"/>
          <w:sz w:val="24"/>
        </w:rPr>
        <w:t xml:space="preserve">the </w:t>
      </w:r>
      <w:r w:rsidRPr="00C1045C">
        <w:rPr>
          <w:rFonts w:ascii="Times New Roman" w:eastAsia="Times New Roman" w:hAnsi="Times New Roman" w:cs="Times New Roman"/>
          <w:sz w:val="24"/>
        </w:rPr>
        <w:t>final grade</w:t>
      </w:r>
      <w:r w:rsidR="002B19D7">
        <w:rPr>
          <w:rFonts w:ascii="Times New Roman" w:eastAsia="Times New Roman" w:hAnsi="Times New Roman" w:cs="Times New Roman"/>
          <w:sz w:val="24"/>
        </w:rPr>
        <w:t>s</w:t>
      </w:r>
      <w:r w:rsidR="002C1C12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Pr="00C1045C">
        <w:rPr>
          <w:rFonts w:ascii="Times New Roman" w:eastAsia="Times New Roman" w:hAnsi="Times New Roman" w:cs="Times New Roman"/>
          <w:sz w:val="24"/>
        </w:rPr>
        <w:t xml:space="preserve">in a multiple linear model given other significant predictors? </w:t>
      </w:r>
    </w:p>
    <w:p w14:paraId="2959A75B" w14:textId="77777777" w:rsidR="00FF35B6" w:rsidRPr="00C1045C" w:rsidRDefault="00FF35B6" w:rsidP="00AE09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lastRenderedPageBreak/>
        <w:t>Reasons for the research questions:</w:t>
      </w:r>
    </w:p>
    <w:p w14:paraId="6F76073A" w14:textId="4D1CF784" w:rsidR="00DF2EAD" w:rsidRPr="00C1045C" w:rsidRDefault="00FF35B6" w:rsidP="00AE0975">
      <w:pPr>
        <w:pStyle w:val="ListParagraph"/>
        <w:numPr>
          <w:ilvl w:val="0"/>
          <w:numId w:val="4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</w:rPr>
      </w:pPr>
      <w:r w:rsidRPr="00C1045C">
        <w:rPr>
          <w:rFonts w:ascii="Times New Roman" w:eastAsia="Times New Roman" w:hAnsi="Times New Roman" w:cs="Times New Roman"/>
          <w:sz w:val="24"/>
        </w:rPr>
        <w:t>Final grade is usually used to evaluate how well students learn about the materials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, and most colleges use high school grades to evaluate student’s qualifications. </w:t>
      </w:r>
      <w:r w:rsidR="00F17E27" w:rsidRPr="00C1045C">
        <w:rPr>
          <w:rFonts w:ascii="Times New Roman" w:eastAsia="Times New Roman" w:hAnsi="Times New Roman" w:cs="Times New Roman"/>
          <w:sz w:val="24"/>
        </w:rPr>
        <w:t>However, social</w:t>
      </w:r>
      <w:r w:rsidRPr="00C1045C">
        <w:rPr>
          <w:rFonts w:ascii="Times New Roman" w:eastAsia="Times New Roman" w:hAnsi="Times New Roman" w:cs="Times New Roman"/>
          <w:sz w:val="24"/>
        </w:rPr>
        <w:t>, gender</w:t>
      </w:r>
      <w:r w:rsidR="00F17E27" w:rsidRPr="00C1045C">
        <w:rPr>
          <w:rFonts w:ascii="Times New Roman" w:eastAsia="Times New Roman" w:hAnsi="Times New Roman" w:cs="Times New Roman"/>
          <w:sz w:val="24"/>
        </w:rPr>
        <w:t>, and study variables may influence how well the students perform in the class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. </w:t>
      </w:r>
      <w:r w:rsidR="00F17E27" w:rsidRPr="00C1045C">
        <w:rPr>
          <w:rFonts w:ascii="Times New Roman" w:eastAsia="Times New Roman" w:hAnsi="Times New Roman" w:cs="Times New Roman"/>
          <w:sz w:val="24"/>
        </w:rPr>
        <w:t>Hence</w:t>
      </w:r>
      <w:r w:rsidR="00EB7F97">
        <w:rPr>
          <w:rFonts w:ascii="Times New Roman" w:eastAsia="Times New Roman" w:hAnsi="Times New Roman" w:cs="Times New Roman"/>
          <w:sz w:val="24"/>
        </w:rPr>
        <w:t>,</w:t>
      </w:r>
      <w:r w:rsidR="00F17E27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="002B19D7">
        <w:rPr>
          <w:rFonts w:ascii="Times New Roman" w:eastAsia="Times New Roman" w:hAnsi="Times New Roman" w:cs="Times New Roman"/>
          <w:sz w:val="24"/>
        </w:rPr>
        <w:t>which</w:t>
      </w:r>
      <w:r w:rsidR="002B19D7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="00F17E27" w:rsidRPr="00C1045C">
        <w:rPr>
          <w:rFonts w:ascii="Times New Roman" w:eastAsia="Times New Roman" w:hAnsi="Times New Roman" w:cs="Times New Roman"/>
          <w:sz w:val="24"/>
        </w:rPr>
        <w:t>variables significantly contribute to student’s performance</w:t>
      </w:r>
      <w:r w:rsidR="00EB7F97">
        <w:rPr>
          <w:rFonts w:ascii="Times New Roman" w:eastAsia="Times New Roman" w:hAnsi="Times New Roman" w:cs="Times New Roman"/>
          <w:sz w:val="24"/>
        </w:rPr>
        <w:t xml:space="preserve"> is a worthy question</w:t>
      </w:r>
      <w:r w:rsidR="00DF2EAD" w:rsidRPr="00C1045C">
        <w:rPr>
          <w:rFonts w:ascii="Times New Roman" w:eastAsia="Times New Roman" w:hAnsi="Times New Roman" w:cs="Times New Roman"/>
          <w:sz w:val="24"/>
        </w:rPr>
        <w:t>. If some social factors do influence how students perform in the class, the</w:t>
      </w:r>
      <w:r w:rsidR="00D65843" w:rsidRPr="00C1045C">
        <w:rPr>
          <w:rFonts w:ascii="Times New Roman" w:eastAsia="Times New Roman" w:hAnsi="Times New Roman" w:cs="Times New Roman"/>
          <w:sz w:val="24"/>
        </w:rPr>
        <w:t>n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 it </w:t>
      </w:r>
      <w:r w:rsidR="00705027" w:rsidRPr="00C1045C">
        <w:rPr>
          <w:rFonts w:ascii="Times New Roman" w:eastAsia="Times New Roman" w:hAnsi="Times New Roman" w:cs="Times New Roman"/>
          <w:sz w:val="24"/>
        </w:rPr>
        <w:t>m</w:t>
      </w:r>
      <w:r w:rsidR="000A3212" w:rsidRPr="00C1045C">
        <w:rPr>
          <w:rFonts w:ascii="Times New Roman" w:eastAsia="Times New Roman" w:hAnsi="Times New Roman" w:cs="Times New Roman"/>
          <w:sz w:val="24"/>
        </w:rPr>
        <w:t>ay</w:t>
      </w:r>
      <w:r w:rsidR="00705027" w:rsidRPr="00C1045C">
        <w:rPr>
          <w:rFonts w:ascii="Times New Roman" w:eastAsia="Times New Roman" w:hAnsi="Times New Roman" w:cs="Times New Roman"/>
          <w:sz w:val="24"/>
        </w:rPr>
        <w:t xml:space="preserve"> be worthy of further exploration. If confirmed, it would be fairer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 and better </w:t>
      </w:r>
      <w:r w:rsidR="007B6E9F" w:rsidRPr="00C1045C">
        <w:rPr>
          <w:rFonts w:ascii="Times New Roman" w:eastAsia="Times New Roman" w:hAnsi="Times New Roman" w:cs="Times New Roman"/>
          <w:sz w:val="24"/>
        </w:rPr>
        <w:t>for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 the college </w:t>
      </w:r>
      <w:r w:rsidR="000C7FA9" w:rsidRPr="00C1045C">
        <w:rPr>
          <w:rFonts w:ascii="Times New Roman" w:eastAsia="Times New Roman" w:hAnsi="Times New Roman" w:cs="Times New Roman"/>
          <w:sz w:val="24"/>
        </w:rPr>
        <w:t>a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dmission </w:t>
      </w:r>
      <w:r w:rsidR="000C7FA9" w:rsidRPr="00C1045C">
        <w:rPr>
          <w:rFonts w:ascii="Times New Roman" w:eastAsia="Times New Roman" w:hAnsi="Times New Roman" w:cs="Times New Roman"/>
          <w:sz w:val="24"/>
        </w:rPr>
        <w:t>o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ffice </w:t>
      </w:r>
      <w:r w:rsidR="002B19D7">
        <w:rPr>
          <w:rFonts w:ascii="Times New Roman" w:eastAsia="Times New Roman" w:hAnsi="Times New Roman" w:cs="Times New Roman"/>
          <w:sz w:val="24"/>
        </w:rPr>
        <w:t xml:space="preserve">to </w:t>
      </w:r>
      <w:r w:rsidR="000C7FA9" w:rsidRPr="00C1045C">
        <w:rPr>
          <w:rFonts w:ascii="Times New Roman" w:eastAsia="Times New Roman" w:hAnsi="Times New Roman" w:cs="Times New Roman"/>
          <w:sz w:val="24"/>
        </w:rPr>
        <w:t xml:space="preserve">also evaluate students </w:t>
      </w:r>
      <w:r w:rsidR="00DF2EAD" w:rsidRPr="00C1045C">
        <w:rPr>
          <w:rFonts w:ascii="Times New Roman" w:eastAsia="Times New Roman" w:hAnsi="Times New Roman" w:cs="Times New Roman"/>
          <w:sz w:val="24"/>
        </w:rPr>
        <w:t>on the social background of the students</w:t>
      </w:r>
      <w:r w:rsidR="002B19D7">
        <w:rPr>
          <w:rFonts w:ascii="Times New Roman" w:eastAsia="Times New Roman" w:hAnsi="Times New Roman" w:cs="Times New Roman"/>
          <w:sz w:val="24"/>
        </w:rPr>
        <w:t xml:space="preserve"> other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 than focusing solely on the grade</w:t>
      </w:r>
      <w:r w:rsidR="000C7FA9" w:rsidRPr="00C1045C">
        <w:rPr>
          <w:rFonts w:ascii="Times New Roman" w:eastAsia="Times New Roman" w:hAnsi="Times New Roman" w:cs="Times New Roman"/>
          <w:sz w:val="24"/>
        </w:rPr>
        <w:t xml:space="preserve">. </w:t>
      </w:r>
    </w:p>
    <w:p w14:paraId="1E002C9D" w14:textId="7298E1B3" w:rsidR="00DF2EAD" w:rsidRPr="00C1045C" w:rsidRDefault="00EB7F97" w:rsidP="00AE0975">
      <w:pPr>
        <w:pStyle w:val="ListParagraph"/>
        <w:numPr>
          <w:ilvl w:val="0"/>
          <w:numId w:val="4"/>
        </w:numPr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4"/>
        </w:rPr>
      </w:pPr>
      <w:commentRangeStart w:id="4"/>
      <w:r>
        <w:rPr>
          <w:rFonts w:ascii="Times New Roman" w:eastAsia="Times New Roman" w:hAnsi="Times New Roman" w:cs="Times New Roman"/>
          <w:sz w:val="24"/>
        </w:rPr>
        <w:t>A</w:t>
      </w:r>
      <w:r w:rsidR="00F17E27" w:rsidRPr="00C1045C">
        <w:rPr>
          <w:rFonts w:ascii="Times New Roman" w:eastAsia="Times New Roman" w:hAnsi="Times New Roman" w:cs="Times New Roman"/>
          <w:sz w:val="24"/>
        </w:rPr>
        <w:t xml:space="preserve">lcohol </w:t>
      </w:r>
      <w:r w:rsidR="002B19D7">
        <w:rPr>
          <w:rFonts w:ascii="Times New Roman" w:eastAsia="Times New Roman" w:hAnsi="Times New Roman" w:cs="Times New Roman"/>
          <w:sz w:val="24"/>
        </w:rPr>
        <w:t xml:space="preserve">consumption is a possible factor in determining the academic performance of the student. </w:t>
      </w:r>
      <w:r w:rsidR="00F17E27" w:rsidRPr="00C1045C">
        <w:rPr>
          <w:rFonts w:ascii="Times New Roman" w:eastAsia="Times New Roman" w:hAnsi="Times New Roman" w:cs="Times New Roman"/>
          <w:sz w:val="24"/>
        </w:rPr>
        <w:t>We</w:t>
      </w:r>
      <w:r w:rsidR="00B21193" w:rsidRPr="00C1045C">
        <w:rPr>
          <w:rFonts w:ascii="Times New Roman" w:eastAsia="Times New Roman" w:hAnsi="Times New Roman" w:cs="Times New Roman"/>
          <w:sz w:val="24"/>
        </w:rPr>
        <w:t xml:space="preserve"> </w:t>
      </w:r>
      <w:r w:rsidR="00F17E27" w:rsidRPr="00C1045C">
        <w:rPr>
          <w:rFonts w:ascii="Times New Roman" w:eastAsia="Times New Roman" w:hAnsi="Times New Roman" w:cs="Times New Roman"/>
          <w:sz w:val="24"/>
        </w:rPr>
        <w:t>analyse</w:t>
      </w:r>
      <w:r w:rsidR="00A95AFC">
        <w:rPr>
          <w:rFonts w:ascii="Times New Roman" w:eastAsia="Times New Roman" w:hAnsi="Times New Roman" w:cs="Times New Roman"/>
          <w:sz w:val="24"/>
        </w:rPr>
        <w:t>d</w:t>
      </w:r>
      <w:r w:rsidR="00F17E27" w:rsidRPr="00C1045C">
        <w:rPr>
          <w:rFonts w:ascii="Times New Roman" w:eastAsia="Times New Roman" w:hAnsi="Times New Roman" w:cs="Times New Roman"/>
          <w:sz w:val="24"/>
        </w:rPr>
        <w:t xml:space="preserve"> this </w:t>
      </w:r>
      <w:r w:rsidR="00A95AFC">
        <w:rPr>
          <w:rFonts w:ascii="Times New Roman" w:eastAsia="Times New Roman" w:hAnsi="Times New Roman" w:cs="Times New Roman"/>
          <w:sz w:val="24"/>
        </w:rPr>
        <w:t>specific variable</w:t>
      </w:r>
      <w:r w:rsidR="002B19D7">
        <w:rPr>
          <w:rFonts w:ascii="Times New Roman" w:eastAsia="Times New Roman" w:hAnsi="Times New Roman" w:cs="Times New Roman"/>
          <w:sz w:val="24"/>
        </w:rPr>
        <w:t xml:space="preserve"> </w:t>
      </w:r>
      <w:r w:rsidR="00A95AFC">
        <w:rPr>
          <w:rFonts w:ascii="Times New Roman" w:eastAsia="Times New Roman" w:hAnsi="Times New Roman" w:cs="Times New Roman"/>
          <w:sz w:val="24"/>
        </w:rPr>
        <w:t>to see what kind of impact, if any, this variable would have on final grade</w:t>
      </w:r>
      <w:r w:rsidR="00DF2EAD" w:rsidRPr="00C1045C">
        <w:rPr>
          <w:rFonts w:ascii="Times New Roman" w:eastAsia="Times New Roman" w:hAnsi="Times New Roman" w:cs="Times New Roman"/>
          <w:sz w:val="24"/>
        </w:rPr>
        <w:t xml:space="preserve">. </w:t>
      </w:r>
      <w:commentRangeEnd w:id="4"/>
      <w:r>
        <w:rPr>
          <w:rStyle w:val="CommentReference"/>
        </w:rPr>
        <w:commentReference w:id="4"/>
      </w:r>
    </w:p>
    <w:p w14:paraId="07BC5649" w14:textId="77777777" w:rsidR="0052477A" w:rsidRDefault="0052477A" w:rsidP="0052477A">
      <w:pPr>
        <w:pStyle w:val="ListParagraph"/>
        <w:spacing w:line="240" w:lineRule="auto"/>
        <w:ind w:left="714"/>
        <w:jc w:val="both"/>
        <w:rPr>
          <w:rFonts w:ascii="Times New Roman" w:eastAsia="Times New Roman" w:hAnsi="Times New Roman" w:cs="Times New Roman"/>
        </w:rPr>
      </w:pPr>
    </w:p>
    <w:p w14:paraId="5F46DA6D" w14:textId="77777777" w:rsidR="0052477A" w:rsidRPr="0052477A" w:rsidRDefault="0052477A" w:rsidP="0052477A">
      <w:pPr>
        <w:pStyle w:val="ListParagraph"/>
        <w:spacing w:line="240" w:lineRule="auto"/>
        <w:ind w:left="714"/>
        <w:jc w:val="both"/>
        <w:rPr>
          <w:rFonts w:ascii="Times New Roman" w:eastAsia="Times New Roman" w:hAnsi="Times New Roman" w:cs="Times New Roman"/>
        </w:rPr>
      </w:pPr>
    </w:p>
    <w:p w14:paraId="3C36725F" w14:textId="77777777" w:rsidR="00DF2EAD" w:rsidRPr="002D6EFD" w:rsidRDefault="00DF2EAD" w:rsidP="00B94B4E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</w:rPr>
      </w:pPr>
      <w:bookmarkStart w:id="5" w:name="_Toc500413874"/>
      <w:r w:rsidRPr="00B94B4E">
        <w:rPr>
          <w:rFonts w:ascii="Times New Roman" w:eastAsia="Times New Roman" w:hAnsi="Times New Roman" w:cs="Times New Roman"/>
          <w:b/>
          <w:color w:val="auto"/>
          <w:sz w:val="28"/>
        </w:rPr>
        <w:t>Exploratory Data Analysis</w:t>
      </w:r>
      <w:bookmarkEnd w:id="5"/>
    </w:p>
    <w:p w14:paraId="7F303919" w14:textId="42637432" w:rsidR="005048DA" w:rsidRDefault="0057576A" w:rsidP="00B94B4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</w:rPr>
      </w:pPr>
      <w:commentRangeStart w:id="6"/>
      <w:r w:rsidRPr="002832F0">
        <w:rPr>
          <w:rFonts w:ascii="Times New Roman" w:hAnsi="Times New Roman" w:cs="Times New Roman"/>
          <w:sz w:val="24"/>
        </w:rPr>
        <w:t>We remove</w:t>
      </w:r>
      <w:r w:rsidR="00A95AFC">
        <w:rPr>
          <w:rFonts w:ascii="Times New Roman" w:hAnsi="Times New Roman" w:cs="Times New Roman"/>
          <w:sz w:val="24"/>
        </w:rPr>
        <w:t>d</w:t>
      </w:r>
      <w:r w:rsidRPr="002832F0">
        <w:rPr>
          <w:rFonts w:ascii="Times New Roman" w:hAnsi="Times New Roman" w:cs="Times New Roman"/>
          <w:sz w:val="24"/>
        </w:rPr>
        <w:t xml:space="preserve"> 38 </w:t>
      </w:r>
      <w:r w:rsidR="00A95AFC">
        <w:rPr>
          <w:rFonts w:ascii="Times New Roman" w:hAnsi="Times New Roman" w:cs="Times New Roman"/>
          <w:sz w:val="24"/>
        </w:rPr>
        <w:t>observations</w:t>
      </w:r>
      <w:r w:rsidRPr="002832F0">
        <w:rPr>
          <w:rFonts w:ascii="Times New Roman" w:hAnsi="Times New Roman" w:cs="Times New Roman"/>
          <w:sz w:val="24"/>
        </w:rPr>
        <w:t xml:space="preserve"> with response zero </w:t>
      </w:r>
      <w:r w:rsidR="00EF7E7E" w:rsidRPr="002832F0">
        <w:rPr>
          <w:rFonts w:ascii="Times New Roman" w:hAnsi="Times New Roman" w:cs="Times New Roman"/>
          <w:sz w:val="24"/>
        </w:rPr>
        <w:t>because</w:t>
      </w:r>
      <w:r w:rsidRPr="002832F0">
        <w:rPr>
          <w:rFonts w:ascii="Times New Roman" w:hAnsi="Times New Roman" w:cs="Times New Roman"/>
          <w:sz w:val="24"/>
        </w:rPr>
        <w:t xml:space="preserve"> </w:t>
      </w:r>
      <w:r w:rsidR="00A95AFC">
        <w:rPr>
          <w:rFonts w:ascii="Times New Roman" w:hAnsi="Times New Roman" w:cs="Times New Roman"/>
          <w:sz w:val="24"/>
        </w:rPr>
        <w:t xml:space="preserve">we wanted to focus our analysis on </w:t>
      </w:r>
      <w:r w:rsidRPr="002832F0">
        <w:rPr>
          <w:rFonts w:ascii="Times New Roman" w:hAnsi="Times New Roman" w:cs="Times New Roman"/>
          <w:sz w:val="24"/>
        </w:rPr>
        <w:t>students with positive grade</w:t>
      </w:r>
      <w:r w:rsidR="00AE049E" w:rsidRPr="002832F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. </w:t>
      </w:r>
      <w:commentRangeEnd w:id="6"/>
      <w:r w:rsidR="00F4248F">
        <w:rPr>
          <w:rStyle w:val="CommentReference"/>
        </w:rPr>
        <w:commentReference w:id="6"/>
      </w:r>
      <w:r>
        <w:rPr>
          <w:rFonts w:ascii="Times New Roman" w:hAnsi="Times New Roman" w:cs="Times New Roman"/>
          <w:sz w:val="24"/>
        </w:rPr>
        <w:t>There are</w:t>
      </w:r>
      <w:r w:rsidRPr="00CD63AE">
        <w:rPr>
          <w:rFonts w:ascii="Times New Roman" w:hAnsi="Times New Roman" w:cs="Times New Roman"/>
          <w:sz w:val="24"/>
        </w:rPr>
        <w:t xml:space="preserve"> 34 variables (with the addition of </w:t>
      </w:r>
      <w:proofErr w:type="spellStart"/>
      <w:r w:rsidRPr="00CD63AE">
        <w:rPr>
          <w:rFonts w:ascii="Times New Roman" w:hAnsi="Times New Roman" w:cs="Times New Roman"/>
          <w:sz w:val="24"/>
        </w:rPr>
        <w:t>DWalc</w:t>
      </w:r>
      <w:proofErr w:type="spellEnd"/>
      <w:r w:rsidRPr="00CD63AE">
        <w:rPr>
          <w:rFonts w:ascii="Times New Roman" w:hAnsi="Times New Roman" w:cs="Times New Roman"/>
          <w:sz w:val="24"/>
        </w:rPr>
        <w:t>)</w:t>
      </w:r>
      <w:r w:rsidR="00EF7E7E">
        <w:rPr>
          <w:rFonts w:ascii="Times New Roman" w:hAnsi="Times New Roman" w:cs="Times New Roman"/>
          <w:sz w:val="24"/>
        </w:rPr>
        <w:t>.</w:t>
      </w:r>
      <w:r w:rsidRPr="00CD63AE">
        <w:rPr>
          <w:rFonts w:ascii="Times New Roman" w:hAnsi="Times New Roman" w:cs="Times New Roman"/>
          <w:sz w:val="24"/>
        </w:rPr>
        <w:t xml:space="preserve"> </w:t>
      </w:r>
      <w:r w:rsidR="00EF7E7E">
        <w:rPr>
          <w:rFonts w:ascii="Times New Roman" w:hAnsi="Times New Roman" w:cs="Times New Roman"/>
          <w:sz w:val="24"/>
        </w:rPr>
        <w:t>Exploratory data analysis including</w:t>
      </w:r>
      <w:r w:rsidRPr="00CD63AE">
        <w:rPr>
          <w:rFonts w:ascii="Times New Roman" w:hAnsi="Times New Roman" w:cs="Times New Roman"/>
          <w:sz w:val="24"/>
        </w:rPr>
        <w:t xml:space="preserve"> boxplot, histogram, </w:t>
      </w:r>
      <w:r w:rsidR="00370C56">
        <w:rPr>
          <w:rFonts w:ascii="Times New Roman" w:hAnsi="Times New Roman" w:cs="Times New Roman"/>
          <w:sz w:val="24"/>
        </w:rPr>
        <w:t xml:space="preserve">and </w:t>
      </w:r>
      <w:r w:rsidRPr="00CD63AE">
        <w:rPr>
          <w:rFonts w:ascii="Times New Roman" w:hAnsi="Times New Roman" w:cs="Times New Roman"/>
          <w:sz w:val="24"/>
        </w:rPr>
        <w:t xml:space="preserve">scatterplot </w:t>
      </w:r>
      <w:r w:rsidR="00370C56">
        <w:rPr>
          <w:rFonts w:ascii="Times New Roman" w:hAnsi="Times New Roman" w:cs="Times New Roman"/>
          <w:sz w:val="24"/>
        </w:rPr>
        <w:t>exhibit</w:t>
      </w:r>
      <w:r w:rsidR="00A95AFC">
        <w:rPr>
          <w:rFonts w:ascii="Times New Roman" w:hAnsi="Times New Roman" w:cs="Times New Roman"/>
          <w:sz w:val="24"/>
        </w:rPr>
        <w:t>ed</w:t>
      </w:r>
      <w:r w:rsidR="00370C56">
        <w:rPr>
          <w:rFonts w:ascii="Times New Roman" w:hAnsi="Times New Roman" w:cs="Times New Roman"/>
          <w:sz w:val="24"/>
        </w:rPr>
        <w:t xml:space="preserve"> </w:t>
      </w:r>
      <w:r w:rsidRPr="00CD63AE">
        <w:rPr>
          <w:rFonts w:ascii="Times New Roman" w:hAnsi="Times New Roman" w:cs="Times New Roman"/>
          <w:sz w:val="24"/>
        </w:rPr>
        <w:t xml:space="preserve">distributions of the </w:t>
      </w:r>
      <w:r>
        <w:rPr>
          <w:rFonts w:ascii="Times New Roman" w:hAnsi="Times New Roman" w:cs="Times New Roman"/>
          <w:sz w:val="24"/>
        </w:rPr>
        <w:t xml:space="preserve">predictor from 1-26 and 29, 30, 31 </w:t>
      </w:r>
      <w:r w:rsidRPr="00CD63AE">
        <w:rPr>
          <w:rFonts w:ascii="Times New Roman" w:hAnsi="Times New Roman" w:cs="Times New Roman"/>
          <w:sz w:val="24"/>
        </w:rPr>
        <w:t xml:space="preserve">in relation with G3, which is </w:t>
      </w:r>
      <w:r w:rsidR="00370C56">
        <w:rPr>
          <w:rFonts w:ascii="Times New Roman" w:hAnsi="Times New Roman" w:cs="Times New Roman"/>
          <w:sz w:val="24"/>
        </w:rPr>
        <w:t>the</w:t>
      </w:r>
      <w:r w:rsidR="00370C56" w:rsidRPr="00CD63AE">
        <w:rPr>
          <w:rFonts w:ascii="Times New Roman" w:hAnsi="Times New Roman" w:cs="Times New Roman"/>
          <w:sz w:val="24"/>
        </w:rPr>
        <w:t xml:space="preserve"> </w:t>
      </w:r>
      <w:r w:rsidRPr="00CD63AE">
        <w:rPr>
          <w:rFonts w:ascii="Times New Roman" w:hAnsi="Times New Roman" w:cs="Times New Roman"/>
          <w:sz w:val="24"/>
        </w:rPr>
        <w:t xml:space="preserve">response variable. After exploring all </w:t>
      </w:r>
      <w:r>
        <w:rPr>
          <w:rFonts w:ascii="Times New Roman" w:hAnsi="Times New Roman" w:cs="Times New Roman"/>
          <w:sz w:val="24"/>
        </w:rPr>
        <w:t>29</w:t>
      </w:r>
      <w:r w:rsidRPr="00CD63AE">
        <w:rPr>
          <w:rFonts w:ascii="Times New Roman" w:hAnsi="Times New Roman" w:cs="Times New Roman"/>
          <w:sz w:val="24"/>
        </w:rPr>
        <w:t xml:space="preserve"> distributions, school, </w:t>
      </w:r>
      <w:proofErr w:type="spellStart"/>
      <w:r w:rsidRPr="00CD63AE">
        <w:rPr>
          <w:rFonts w:ascii="Times New Roman" w:hAnsi="Times New Roman" w:cs="Times New Roman"/>
          <w:sz w:val="24"/>
        </w:rPr>
        <w:t>famsize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63AE">
        <w:rPr>
          <w:rFonts w:ascii="Times New Roman" w:hAnsi="Times New Roman" w:cs="Times New Roman"/>
          <w:sz w:val="24"/>
        </w:rPr>
        <w:t>Pstatus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63AE">
        <w:rPr>
          <w:rFonts w:ascii="Times New Roman" w:hAnsi="Times New Roman" w:cs="Times New Roman"/>
          <w:sz w:val="24"/>
        </w:rPr>
        <w:t>Medu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63AE">
        <w:rPr>
          <w:rFonts w:ascii="Times New Roman" w:hAnsi="Times New Roman" w:cs="Times New Roman"/>
          <w:sz w:val="24"/>
        </w:rPr>
        <w:t>Fedu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reason, guardian, </w:t>
      </w:r>
      <w:proofErr w:type="spellStart"/>
      <w:r w:rsidRPr="00CD63AE">
        <w:rPr>
          <w:rFonts w:ascii="Times New Roman" w:hAnsi="Times New Roman" w:cs="Times New Roman"/>
          <w:sz w:val="24"/>
        </w:rPr>
        <w:t>traveltime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63AE">
        <w:rPr>
          <w:rFonts w:ascii="Times New Roman" w:hAnsi="Times New Roman" w:cs="Times New Roman"/>
          <w:sz w:val="24"/>
        </w:rPr>
        <w:t>schoolsup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D63AE">
        <w:rPr>
          <w:rFonts w:ascii="Times New Roman" w:hAnsi="Times New Roman" w:cs="Times New Roman"/>
          <w:sz w:val="24"/>
        </w:rPr>
        <w:t>famsup</w:t>
      </w:r>
      <w:proofErr w:type="spellEnd"/>
      <w:r w:rsidRPr="00CD63AE">
        <w:rPr>
          <w:rFonts w:ascii="Times New Roman" w:hAnsi="Times New Roman" w:cs="Times New Roman"/>
          <w:sz w:val="24"/>
        </w:rPr>
        <w:t xml:space="preserve">, paid, nursery, </w:t>
      </w:r>
      <w:r>
        <w:rPr>
          <w:rFonts w:ascii="Times New Roman" w:hAnsi="Times New Roman" w:cs="Times New Roman"/>
          <w:sz w:val="24"/>
        </w:rPr>
        <w:t xml:space="preserve">and </w:t>
      </w:r>
      <w:proofErr w:type="spellStart"/>
      <w:r w:rsidRPr="00CD63AE">
        <w:rPr>
          <w:rFonts w:ascii="Times New Roman" w:hAnsi="Times New Roman" w:cs="Times New Roman"/>
          <w:sz w:val="24"/>
        </w:rPr>
        <w:t>famrel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CD63AE">
        <w:rPr>
          <w:rFonts w:ascii="Times New Roman" w:hAnsi="Times New Roman" w:cs="Times New Roman"/>
          <w:sz w:val="24"/>
        </w:rPr>
        <w:t xml:space="preserve">are predictors that </w:t>
      </w:r>
      <w:r w:rsidR="00A95AFC">
        <w:rPr>
          <w:rFonts w:ascii="Times New Roman" w:hAnsi="Times New Roman" w:cs="Times New Roman"/>
          <w:sz w:val="24"/>
        </w:rPr>
        <w:t>did</w:t>
      </w:r>
      <w:r w:rsidR="00A95AFC" w:rsidRPr="00CD63AE">
        <w:rPr>
          <w:rFonts w:ascii="Times New Roman" w:hAnsi="Times New Roman" w:cs="Times New Roman"/>
          <w:sz w:val="24"/>
        </w:rPr>
        <w:t xml:space="preserve"> </w:t>
      </w:r>
      <w:r w:rsidRPr="00CD63AE">
        <w:rPr>
          <w:rFonts w:ascii="Times New Roman" w:hAnsi="Times New Roman" w:cs="Times New Roman"/>
          <w:sz w:val="24"/>
        </w:rPr>
        <w:t xml:space="preserve">not look significant. </w:t>
      </w:r>
      <w:r>
        <w:rPr>
          <w:rFonts w:ascii="Times New Roman" w:hAnsi="Times New Roman" w:cs="Times New Roman"/>
          <w:sz w:val="24"/>
        </w:rPr>
        <w:t xml:space="preserve">The remaining 14 predictors sex, age, address, </w:t>
      </w:r>
      <w:proofErr w:type="spellStart"/>
      <w:r>
        <w:rPr>
          <w:rFonts w:ascii="Times New Roman" w:hAnsi="Times New Roman" w:cs="Times New Roman"/>
          <w:sz w:val="24"/>
        </w:rPr>
        <w:t>studytime</w:t>
      </w:r>
      <w:proofErr w:type="spellEnd"/>
      <w:r>
        <w:rPr>
          <w:rFonts w:ascii="Times New Roman" w:hAnsi="Times New Roman" w:cs="Times New Roman"/>
          <w:sz w:val="24"/>
        </w:rPr>
        <w:t xml:space="preserve">, failures, activities, higher, internet, romantic, </w:t>
      </w:r>
      <w:proofErr w:type="spellStart"/>
      <w:r>
        <w:rPr>
          <w:rFonts w:ascii="Times New Roman" w:hAnsi="Times New Roman" w:cs="Times New Roman"/>
          <w:sz w:val="24"/>
        </w:rPr>
        <w:t>freetime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goout</w:t>
      </w:r>
      <w:proofErr w:type="spellEnd"/>
      <w:r>
        <w:rPr>
          <w:rFonts w:ascii="Times New Roman" w:hAnsi="Times New Roman" w:cs="Times New Roman"/>
          <w:sz w:val="24"/>
        </w:rPr>
        <w:t xml:space="preserve">, health, absences, and </w:t>
      </w:r>
      <w:proofErr w:type="spellStart"/>
      <w:r>
        <w:rPr>
          <w:rFonts w:ascii="Times New Roman" w:hAnsi="Times New Roman" w:cs="Times New Roman"/>
          <w:sz w:val="24"/>
        </w:rPr>
        <w:t>DWalc</w:t>
      </w:r>
      <w:proofErr w:type="spellEnd"/>
      <w:r>
        <w:rPr>
          <w:rFonts w:ascii="Times New Roman" w:hAnsi="Times New Roman" w:cs="Times New Roman"/>
          <w:sz w:val="24"/>
        </w:rPr>
        <w:t xml:space="preserve"> are significant. Then, </w:t>
      </w:r>
      <w:ins w:id="7" w:author="wenrui cai" w:date="2018-01-15T23:52:00Z">
        <w:r w:rsidR="00014D9A">
          <w:rPr>
            <w:rFonts w:ascii="Times New Roman" w:hAnsi="Times New Roman" w:cs="Times New Roman"/>
            <w:sz w:val="24"/>
          </w:rPr>
          <w:t xml:space="preserve">considering the 14 predictors, </w:t>
        </w:r>
      </w:ins>
      <w:r>
        <w:rPr>
          <w:rFonts w:ascii="Times New Roman" w:hAnsi="Times New Roman" w:cs="Times New Roman"/>
          <w:sz w:val="24"/>
        </w:rPr>
        <w:t xml:space="preserve">leverage, </w:t>
      </w:r>
      <w:proofErr w:type="spellStart"/>
      <w:r>
        <w:rPr>
          <w:rFonts w:ascii="Times New Roman" w:hAnsi="Times New Roman" w:cs="Times New Roman"/>
          <w:sz w:val="24"/>
        </w:rPr>
        <w:t>studentized</w:t>
      </w:r>
      <w:proofErr w:type="spellEnd"/>
      <w:r>
        <w:rPr>
          <w:rFonts w:ascii="Times New Roman" w:hAnsi="Times New Roman" w:cs="Times New Roman"/>
          <w:sz w:val="24"/>
        </w:rPr>
        <w:t xml:space="preserve"> residuals, and </w:t>
      </w:r>
      <w:r w:rsidR="00A95AFC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ook’s distance </w:t>
      </w:r>
      <w:r w:rsidR="00A95AFC">
        <w:rPr>
          <w:rFonts w:ascii="Times New Roman" w:hAnsi="Times New Roman" w:cs="Times New Roman"/>
          <w:sz w:val="24"/>
        </w:rPr>
        <w:t xml:space="preserve">measurements were </w:t>
      </w:r>
      <w:r>
        <w:rPr>
          <w:rFonts w:ascii="Times New Roman" w:hAnsi="Times New Roman" w:cs="Times New Roman"/>
          <w:sz w:val="24"/>
        </w:rPr>
        <w:t xml:space="preserve">used to identify potential outliers. No influential outliers </w:t>
      </w:r>
      <w:r w:rsidR="00A95AFC">
        <w:rPr>
          <w:rFonts w:ascii="Times New Roman" w:hAnsi="Times New Roman" w:cs="Times New Roman"/>
          <w:sz w:val="24"/>
        </w:rPr>
        <w:t xml:space="preserve">were </w:t>
      </w:r>
      <w:r>
        <w:rPr>
          <w:rFonts w:ascii="Times New Roman" w:hAnsi="Times New Roman" w:cs="Times New Roman"/>
          <w:sz w:val="24"/>
        </w:rPr>
        <w:t xml:space="preserve">identified. Also, </w:t>
      </w:r>
      <w:r w:rsidR="00A95AFC">
        <w:rPr>
          <w:rFonts w:ascii="Times New Roman" w:hAnsi="Times New Roman" w:cs="Times New Roman"/>
          <w:sz w:val="24"/>
        </w:rPr>
        <w:t>p</w:t>
      </w:r>
      <w:r w:rsidR="001916CC">
        <w:rPr>
          <w:rFonts w:ascii="Times New Roman" w:hAnsi="Times New Roman" w:cs="Times New Roman"/>
          <w:sz w:val="24"/>
        </w:rPr>
        <w:t xml:space="preserve">airwise correlation and </w:t>
      </w:r>
      <w:r>
        <w:rPr>
          <w:rFonts w:ascii="Times New Roman" w:hAnsi="Times New Roman" w:cs="Times New Roman"/>
          <w:sz w:val="24"/>
        </w:rPr>
        <w:t xml:space="preserve">VIF </w:t>
      </w:r>
      <w:r w:rsidR="00A95AFC">
        <w:rPr>
          <w:rFonts w:ascii="Times New Roman" w:hAnsi="Times New Roman" w:cs="Times New Roman"/>
          <w:sz w:val="24"/>
        </w:rPr>
        <w:t xml:space="preserve">were </w:t>
      </w:r>
      <w:r>
        <w:rPr>
          <w:rFonts w:ascii="Times New Roman" w:hAnsi="Times New Roman" w:cs="Times New Roman"/>
          <w:sz w:val="24"/>
        </w:rPr>
        <w:t xml:space="preserve">performed to test </w:t>
      </w:r>
      <w:r w:rsidR="00A95AFC">
        <w:rPr>
          <w:rFonts w:ascii="Times New Roman" w:hAnsi="Times New Roman" w:cs="Times New Roman"/>
          <w:sz w:val="24"/>
        </w:rPr>
        <w:t xml:space="preserve">for possible collinearity problems </w:t>
      </w:r>
      <w:r>
        <w:rPr>
          <w:rFonts w:ascii="Times New Roman" w:hAnsi="Times New Roman" w:cs="Times New Roman"/>
          <w:sz w:val="24"/>
        </w:rPr>
        <w:t xml:space="preserve">among the 14 predictors. No significant collinearity </w:t>
      </w:r>
      <w:r w:rsidR="00A95AFC">
        <w:rPr>
          <w:rFonts w:ascii="Times New Roman" w:hAnsi="Times New Roman" w:cs="Times New Roman"/>
          <w:sz w:val="24"/>
        </w:rPr>
        <w:t>was</w:t>
      </w:r>
      <w:r>
        <w:rPr>
          <w:rFonts w:ascii="Times New Roman" w:hAnsi="Times New Roman" w:cs="Times New Roman"/>
          <w:sz w:val="24"/>
        </w:rPr>
        <w:t xml:space="preserve"> identified. </w:t>
      </w:r>
    </w:p>
    <w:p w14:paraId="780B709C" w14:textId="0B7DF378" w:rsidR="005048DA" w:rsidRDefault="005048DA" w:rsidP="005048DA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69EC0CAD" w14:textId="706EE49C" w:rsidR="00324DC5" w:rsidRPr="00370C56" w:rsidRDefault="00B94B4E" w:rsidP="00B94B4E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8" w:name="_Toc500413875"/>
      <w:r w:rsidRPr="00157A2C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F3ED386" wp14:editId="740F92C6">
            <wp:simplePos x="0" y="0"/>
            <wp:positionH relativeFrom="page">
              <wp:posOffset>4962948</wp:posOffset>
            </wp:positionH>
            <wp:positionV relativeFrom="paragraph">
              <wp:posOffset>184362</wp:posOffset>
            </wp:positionV>
            <wp:extent cx="2222983" cy="1820875"/>
            <wp:effectExtent l="0" t="0" r="635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83" cy="18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7034E9DB" wp14:editId="23B43AC2">
            <wp:simplePos x="0" y="0"/>
            <wp:positionH relativeFrom="column">
              <wp:posOffset>1878753</wp:posOffset>
            </wp:positionH>
            <wp:positionV relativeFrom="paragraph">
              <wp:posOffset>188172</wp:posOffset>
            </wp:positionV>
            <wp:extent cx="2249424" cy="1838781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424" cy="183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9D7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67E97DF" wp14:editId="5C8C8C1B">
            <wp:simplePos x="0" y="0"/>
            <wp:positionH relativeFrom="page">
              <wp:posOffset>505460</wp:posOffset>
            </wp:positionH>
            <wp:positionV relativeFrom="paragraph">
              <wp:posOffset>182033</wp:posOffset>
            </wp:positionV>
            <wp:extent cx="2351786" cy="1751928"/>
            <wp:effectExtent l="0" t="0" r="0" b="127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86" cy="17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8A6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PART I: Boxplots, Histograms, Scatterplot Distributions</w:t>
      </w:r>
      <w:bookmarkEnd w:id="8"/>
    </w:p>
    <w:p w14:paraId="1FAF3A5E" w14:textId="5A079869" w:rsidR="001634D2" w:rsidRPr="00324DC5" w:rsidRDefault="001634D2" w:rsidP="00DF2EA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5EE2BF" w14:textId="3C125D9A" w:rsidR="005048DA" w:rsidRDefault="005048DA" w:rsidP="0020436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2D6E82" w14:textId="0D863BD8" w:rsidR="005048DA" w:rsidRDefault="005048DA" w:rsidP="0020436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F5691D" w14:textId="0E78D6E8" w:rsidR="005048DA" w:rsidRDefault="005048DA" w:rsidP="0020436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CE48FD" w14:textId="01212ECC" w:rsidR="005048DA" w:rsidRDefault="00B94B4E" w:rsidP="0020436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5B163FA" wp14:editId="1B6CCC09">
            <wp:simplePos x="0" y="0"/>
            <wp:positionH relativeFrom="margin">
              <wp:posOffset>-403860</wp:posOffset>
            </wp:positionH>
            <wp:positionV relativeFrom="paragraph">
              <wp:posOffset>382693</wp:posOffset>
            </wp:positionV>
            <wp:extent cx="2398395" cy="1899285"/>
            <wp:effectExtent l="0" t="0" r="1905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E860" w14:textId="710D0459" w:rsidR="005048DA" w:rsidRDefault="00B94B4E" w:rsidP="0020436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B42D00C" wp14:editId="434DB229">
            <wp:simplePos x="0" y="0"/>
            <wp:positionH relativeFrom="page">
              <wp:posOffset>4968875</wp:posOffset>
            </wp:positionH>
            <wp:positionV relativeFrom="paragraph">
              <wp:posOffset>185420</wp:posOffset>
            </wp:positionV>
            <wp:extent cx="2214245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371" y="21479"/>
                <wp:lineTo x="213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4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578C09" wp14:editId="3E116EC1">
            <wp:simplePos x="0" y="0"/>
            <wp:positionH relativeFrom="column">
              <wp:posOffset>1884045</wp:posOffset>
            </wp:positionH>
            <wp:positionV relativeFrom="paragraph">
              <wp:posOffset>75565</wp:posOffset>
            </wp:positionV>
            <wp:extent cx="2282190" cy="1903730"/>
            <wp:effectExtent l="0" t="0" r="3810" b="127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1CFF2" w14:textId="59BC3811" w:rsidR="00AD5177" w:rsidRPr="00AD5177" w:rsidRDefault="00C54B21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9" w:name="_Toc500413876"/>
      <w:r>
        <w:rPr>
          <w:rFonts w:ascii="Helvetica" w:hAnsi="Helvetica" w:cs="Helvetica"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0FD8FE45" wp14:editId="76A7518B">
            <wp:simplePos x="0" y="0"/>
            <wp:positionH relativeFrom="column">
              <wp:posOffset>-482219</wp:posOffset>
            </wp:positionH>
            <wp:positionV relativeFrom="paragraph">
              <wp:posOffset>233655</wp:posOffset>
            </wp:positionV>
            <wp:extent cx="2284021" cy="1919198"/>
            <wp:effectExtent l="0" t="0" r="2540" b="508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21" cy="191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6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PART II: Leverage, </w:t>
      </w:r>
      <w:proofErr w:type="spellStart"/>
      <w:r w:rsidR="0020436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Studetized</w:t>
      </w:r>
      <w:proofErr w:type="spellEnd"/>
      <w:r w:rsidR="0020436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Residuals, and Cook’</w:t>
      </w:r>
      <w:r w:rsid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s </w:t>
      </w:r>
      <w:r w:rsidR="0020436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Distance.</w:t>
      </w:r>
      <w:bookmarkEnd w:id="9"/>
      <w:r w:rsidR="0020436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1596C89C" w14:textId="342A97B8" w:rsidR="007A60ED" w:rsidRPr="005C4C0D" w:rsidRDefault="00C54B21" w:rsidP="007300A6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47737373" wp14:editId="34A954E6">
            <wp:simplePos x="0" y="0"/>
            <wp:positionH relativeFrom="margin">
              <wp:posOffset>1820875</wp:posOffset>
            </wp:positionH>
            <wp:positionV relativeFrom="paragraph">
              <wp:posOffset>62281</wp:posOffset>
            </wp:positionV>
            <wp:extent cx="2362810" cy="189357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1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6E9FEC4" wp14:editId="3032EB1C">
            <wp:simplePos x="0" y="0"/>
            <wp:positionH relativeFrom="page">
              <wp:posOffset>5080406</wp:posOffset>
            </wp:positionH>
            <wp:positionV relativeFrom="paragraph">
              <wp:posOffset>44856</wp:posOffset>
            </wp:positionV>
            <wp:extent cx="2230700" cy="189329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345" cy="189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ACA88" w14:textId="77777777" w:rsidR="007A60ED" w:rsidRDefault="007A60ED" w:rsidP="007300A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58B6A5" w14:textId="77777777" w:rsidR="007A60ED" w:rsidRDefault="007A60ED" w:rsidP="007300A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8E5003" w14:textId="77777777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10" w:name="_Toc500413877"/>
    </w:p>
    <w:p w14:paraId="794F920E" w14:textId="77777777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960E6E4" w14:textId="77777777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4E918BA4" w14:textId="77777777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51E99940" w14:textId="77777777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0745D743" w14:textId="0FDD419A" w:rsidR="00AD5177" w:rsidRDefault="00AD5177" w:rsidP="00AD5177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</w:p>
    <w:p w14:paraId="362A67A5" w14:textId="77777777" w:rsidR="00AD5177" w:rsidRPr="00AD5177" w:rsidRDefault="00AD5177" w:rsidP="00AD5177"/>
    <w:p w14:paraId="5363BFB7" w14:textId="23335C28" w:rsidR="007300A6" w:rsidRPr="00370C56" w:rsidRDefault="007300A6" w:rsidP="00B94B4E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PART III: </w:t>
      </w:r>
      <w:r w:rsidR="00A478E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VIF</w:t>
      </w:r>
      <w:bookmarkEnd w:id="10"/>
      <w:r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="00AD517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and Pairwise </w:t>
      </w:r>
      <w:proofErr w:type="spellStart"/>
      <w:r w:rsidR="00AD5177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Corrlation</w:t>
      </w:r>
      <w:proofErr w:type="spellEnd"/>
    </w:p>
    <w:p w14:paraId="34BEBF46" w14:textId="04633B02" w:rsidR="00A478E9" w:rsidRPr="009A1A09" w:rsidRDefault="003B1493" w:rsidP="007300A6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8416" behindDoc="1" locked="0" layoutInCell="1" allowOverlap="1" wp14:anchorId="76E104D0" wp14:editId="26DAC15D">
            <wp:simplePos x="0" y="0"/>
            <wp:positionH relativeFrom="column">
              <wp:posOffset>-120701</wp:posOffset>
            </wp:positionH>
            <wp:positionV relativeFrom="paragraph">
              <wp:posOffset>97003</wp:posOffset>
            </wp:positionV>
            <wp:extent cx="5731510" cy="493776"/>
            <wp:effectExtent l="0" t="0" r="2540" b="1905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48" cy="496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86C0E2" w14:textId="12A1DFAD" w:rsidR="009003E3" w:rsidRDefault="003B1493" w:rsidP="002832F0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07392" behindDoc="1" locked="0" layoutInCell="1" allowOverlap="1" wp14:anchorId="03BEB31B" wp14:editId="35D50A9C">
            <wp:simplePos x="0" y="0"/>
            <wp:positionH relativeFrom="column">
              <wp:posOffset>-98755</wp:posOffset>
            </wp:positionH>
            <wp:positionV relativeFrom="paragraph">
              <wp:posOffset>317576</wp:posOffset>
            </wp:positionV>
            <wp:extent cx="5731510" cy="1166775"/>
            <wp:effectExtent l="0" t="0" r="2540" b="0"/>
            <wp:wrapNone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48" cy="11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65BBEA" w14:textId="1695F9EE" w:rsidR="009003E3" w:rsidRDefault="009003E3" w:rsidP="00B94B4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7F1C659C" w14:textId="0087EE14" w:rsidR="007A60ED" w:rsidRDefault="007A60ED" w:rsidP="003B1493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536FF09" w14:textId="77777777" w:rsidR="00B94B4E" w:rsidRDefault="00B94B4E" w:rsidP="003B1493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D650599" w14:textId="4ACD1393" w:rsidR="003B1493" w:rsidRDefault="003B1493" w:rsidP="00F90248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1321CB0" w14:textId="692B042A" w:rsidR="009003E3" w:rsidRPr="009003E3" w:rsidRDefault="009003E3" w:rsidP="00B94B4E">
      <w:pPr>
        <w:spacing w:before="360" w:after="80" w:line="240" w:lineRule="auto"/>
        <w:jc w:val="center"/>
        <w:outlineLvl w:val="1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11" w:name="_Toc500413878"/>
      <w:r w:rsidRPr="009003E3">
        <w:rPr>
          <w:rFonts w:ascii="Times New Roman" w:eastAsia="Times New Roman" w:hAnsi="Times New Roman" w:cs="Times New Roman"/>
          <w:b/>
          <w:sz w:val="28"/>
          <w:szCs w:val="24"/>
        </w:rPr>
        <w:t>Method</w:t>
      </w:r>
    </w:p>
    <w:p w14:paraId="20B2EA12" w14:textId="14A88CE6" w:rsidR="009003E3" w:rsidRPr="009003E3" w:rsidRDefault="009003E3" w:rsidP="009003E3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003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PART I: Identifying the Best Predictors for the Final Grade G3</w:t>
      </w:r>
    </w:p>
    <w:p w14:paraId="0ACA676B" w14:textId="0BDD8BD7" w:rsidR="009003E3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 xml:space="preserve">The function </w:t>
      </w:r>
      <w:proofErr w:type="spellStart"/>
      <w:r w:rsidRPr="00AF1ACC">
        <w:rPr>
          <w:rFonts w:ascii="Times New Roman" w:eastAsia="Times New Roman" w:hAnsi="Times New Roman" w:cs="Times New Roman"/>
          <w:i/>
          <w:iCs/>
          <w:color w:val="000000"/>
        </w:rPr>
        <w:t>regsubsets</w:t>
      </w:r>
      <w:proofErr w:type="spellEnd"/>
      <w:r w:rsidRPr="00AF1ACC">
        <w:rPr>
          <w:rFonts w:ascii="Times New Roman" w:eastAsia="Times New Roman" w:hAnsi="Times New Roman" w:cs="Times New Roman"/>
          <w:color w:val="000000"/>
        </w:rPr>
        <w:t xml:space="preserve"> from the package </w:t>
      </w:r>
      <w:r w:rsidRPr="00AF1ACC">
        <w:rPr>
          <w:rFonts w:ascii="Times New Roman" w:eastAsia="Times New Roman" w:hAnsi="Times New Roman" w:cs="Times New Roman"/>
          <w:i/>
          <w:iCs/>
          <w:color w:val="000000"/>
        </w:rPr>
        <w:t>leaps</w:t>
      </w:r>
      <w:r w:rsidRPr="00AF1ACC">
        <w:rPr>
          <w:rFonts w:ascii="Times New Roman" w:eastAsia="Times New Roman" w:hAnsi="Times New Roman" w:cs="Times New Roman"/>
          <w:color w:val="000000"/>
        </w:rPr>
        <w:t xml:space="preserve"> wa</w:t>
      </w:r>
      <w:r w:rsidR="002832F0" w:rsidRPr="00AF1ACC">
        <w:rPr>
          <w:rFonts w:ascii="Times New Roman" w:eastAsia="Times New Roman" w:hAnsi="Times New Roman" w:cs="Times New Roman"/>
          <w:color w:val="000000"/>
        </w:rPr>
        <w:t>s</w:t>
      </w:r>
      <w:r w:rsidRPr="00AF1ACC">
        <w:rPr>
          <w:rFonts w:ascii="Times New Roman" w:eastAsia="Times New Roman" w:hAnsi="Times New Roman" w:cs="Times New Roman"/>
          <w:color w:val="000000"/>
        </w:rPr>
        <w:t xml:space="preserve"> used to select, for each p, the best model </w:t>
      </w:r>
      <w:r w:rsidR="003F2DFF" w:rsidRPr="00AF1ACC">
        <w:rPr>
          <w:rFonts w:ascii="Times New Roman" w:eastAsia="Times New Roman" w:hAnsi="Times New Roman" w:cs="Times New Roman"/>
          <w:color w:val="000000"/>
        </w:rPr>
        <w:t>according to RSS</w:t>
      </w:r>
    </w:p>
    <w:p w14:paraId="69665282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 xml:space="preserve">Adjusted coefficient of determination was calculated for each </w:t>
      </w:r>
      <w:r w:rsidR="00AD3730" w:rsidRPr="00AF1ACC">
        <w:rPr>
          <w:rFonts w:ascii="Times New Roman" w:eastAsia="Times New Roman" w:hAnsi="Times New Roman" w:cs="Times New Roman"/>
          <w:color w:val="000000"/>
        </w:rPr>
        <w:t>p, and</w:t>
      </w:r>
      <w:r w:rsidRPr="00AF1ACC">
        <w:rPr>
          <w:rFonts w:ascii="Times New Roman" w:eastAsia="Times New Roman" w:hAnsi="Times New Roman" w:cs="Times New Roman"/>
          <w:color w:val="000000"/>
        </w:rPr>
        <w:t xml:space="preserve"> the respective plot was created</w:t>
      </w:r>
    </w:p>
    <w:p w14:paraId="5E7086C1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 xml:space="preserve">Mallow’s criterion </w:t>
      </w:r>
      <w:proofErr w:type="spellStart"/>
      <w:r w:rsidRPr="00AF1ACC">
        <w:rPr>
          <w:rFonts w:ascii="Times New Roman" w:eastAsia="Times New Roman" w:hAnsi="Times New Roman" w:cs="Times New Roman"/>
          <w:color w:val="000000"/>
        </w:rPr>
        <w:t>Cp</w:t>
      </w:r>
      <w:proofErr w:type="spellEnd"/>
      <w:r w:rsidRPr="00AF1ACC">
        <w:rPr>
          <w:rFonts w:ascii="Times New Roman" w:eastAsia="Times New Roman" w:hAnsi="Times New Roman" w:cs="Times New Roman"/>
          <w:color w:val="000000"/>
        </w:rPr>
        <w:t xml:space="preserve"> was computed for each p, and the respective plot was created.</w:t>
      </w:r>
    </w:p>
    <w:p w14:paraId="7E4DE20D" w14:textId="5FBA7462" w:rsidR="009003E3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F1ACC">
        <w:rPr>
          <w:rFonts w:ascii="Times New Roman" w:eastAsia="Times New Roman" w:hAnsi="Times New Roman" w:cs="Times New Roman"/>
          <w:color w:val="000000"/>
        </w:rPr>
        <w:t>Akaike’s</w:t>
      </w:r>
      <w:proofErr w:type="spellEnd"/>
      <w:r w:rsidRPr="00AF1ACC">
        <w:rPr>
          <w:rFonts w:ascii="Times New Roman" w:eastAsia="Times New Roman" w:hAnsi="Times New Roman" w:cs="Times New Roman"/>
          <w:color w:val="000000"/>
        </w:rPr>
        <w:t xml:space="preserve"> Information Criterion (AIC) was computed for each p, and then the respective plot was created</w:t>
      </w:r>
    </w:p>
    <w:p w14:paraId="1A41E933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Bayesian Information Criterion (BIC) was computed for each p, and then the respective plot was created.</w:t>
      </w:r>
    </w:p>
    <w:p w14:paraId="136844AE" w14:textId="77777777" w:rsidR="00AF1ACC" w:rsidRPr="00AF1ACC" w:rsidRDefault="00AF1ACC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Lasso was employed, and the minimum was identified</w:t>
      </w:r>
    </w:p>
    <w:p w14:paraId="787214CB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</w:rPr>
      </w:pPr>
      <w:r w:rsidRPr="009003E3">
        <w:rPr>
          <w:rFonts w:ascii="Times New Roman" w:eastAsia="Times New Roman" w:hAnsi="Times New Roman" w:cs="Times New Roman"/>
          <w:color w:val="000000"/>
        </w:rPr>
        <w:t>Best subsets were chosen for each measure of fit as mentioned above</w:t>
      </w:r>
    </w:p>
    <w:p w14:paraId="0F8B4F46" w14:textId="23F7E831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</w:rPr>
      </w:pPr>
      <w:r w:rsidRPr="009003E3">
        <w:rPr>
          <w:rFonts w:ascii="Times New Roman" w:eastAsia="Times New Roman" w:hAnsi="Times New Roman" w:cs="Times New Roman"/>
          <w:color w:val="000000"/>
        </w:rPr>
        <w:t>Diagnostics were employed for each model</w:t>
      </w:r>
    </w:p>
    <w:p w14:paraId="3BD48520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Variance inflation factor was computed for each model</w:t>
      </w:r>
    </w:p>
    <w:p w14:paraId="0414E72C" w14:textId="77777777" w:rsidR="00AF1ACC" w:rsidRPr="00AF1ACC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  <w:color w:val="000000"/>
        </w:rPr>
      </w:pPr>
      <w:r w:rsidRPr="009003E3">
        <w:rPr>
          <w:rFonts w:ascii="Times New Roman" w:eastAsia="Times New Roman" w:hAnsi="Times New Roman" w:cs="Times New Roman"/>
          <w:color w:val="000000"/>
        </w:rPr>
        <w:t>The four models were evaluated and compared</w:t>
      </w:r>
    </w:p>
    <w:p w14:paraId="52E508FA" w14:textId="0FC5BA69" w:rsidR="009003E3" w:rsidRDefault="009003E3" w:rsidP="00AE0975">
      <w:pPr>
        <w:pStyle w:val="ListParagraph"/>
        <w:numPr>
          <w:ilvl w:val="0"/>
          <w:numId w:val="12"/>
        </w:numPr>
        <w:spacing w:after="0" w:line="240" w:lineRule="auto"/>
        <w:ind w:left="357" w:hanging="357"/>
        <w:jc w:val="both"/>
        <w:rPr>
          <w:ins w:id="12" w:author="wenrui cai" w:date="2018-01-16T00:02:00Z"/>
          <w:rFonts w:ascii="Times New Roman" w:eastAsia="Times New Roman" w:hAnsi="Times New Roman" w:cs="Times New Roman"/>
          <w:color w:val="000000"/>
        </w:rPr>
      </w:pPr>
      <w:r w:rsidRPr="009003E3">
        <w:rPr>
          <w:rFonts w:ascii="Times New Roman" w:eastAsia="Times New Roman" w:hAnsi="Times New Roman" w:cs="Times New Roman"/>
          <w:color w:val="000000"/>
        </w:rPr>
        <w:t>The best model was chosen</w:t>
      </w:r>
    </w:p>
    <w:p w14:paraId="57C5714D" w14:textId="77777777" w:rsidR="008167F2" w:rsidRDefault="008167F2" w:rsidP="008167F2">
      <w:pPr>
        <w:spacing w:after="0" w:line="240" w:lineRule="auto"/>
        <w:jc w:val="both"/>
        <w:rPr>
          <w:ins w:id="13" w:author="wenrui cai" w:date="2018-01-16T00:02:00Z"/>
          <w:rFonts w:ascii="Times New Roman" w:eastAsia="Times New Roman" w:hAnsi="Times New Roman" w:cs="Times New Roman"/>
          <w:color w:val="000000"/>
        </w:rPr>
        <w:pPrChange w:id="14" w:author="wenrui cai" w:date="2018-01-16T00:02:00Z">
          <w:pPr>
            <w:pStyle w:val="ListParagraph"/>
            <w:numPr>
              <w:numId w:val="12"/>
            </w:numPr>
            <w:spacing w:after="0" w:line="240" w:lineRule="auto"/>
            <w:ind w:left="357" w:hanging="357"/>
            <w:jc w:val="both"/>
          </w:pPr>
        </w:pPrChange>
      </w:pPr>
    </w:p>
    <w:p w14:paraId="2904880A" w14:textId="77777777" w:rsidR="008167F2" w:rsidRPr="008167F2" w:rsidRDefault="008167F2" w:rsidP="008167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rPrChange w:id="15" w:author="wenrui cai" w:date="2018-01-16T00:02:00Z">
            <w:rPr/>
          </w:rPrChange>
        </w:rPr>
        <w:pPrChange w:id="16" w:author="wenrui cai" w:date="2018-01-16T00:02:00Z">
          <w:pPr>
            <w:pStyle w:val="ListParagraph"/>
            <w:numPr>
              <w:numId w:val="12"/>
            </w:numPr>
            <w:spacing w:after="0" w:line="240" w:lineRule="auto"/>
            <w:ind w:left="357" w:hanging="357"/>
            <w:jc w:val="both"/>
          </w:pPr>
        </w:pPrChange>
      </w:pPr>
    </w:p>
    <w:p w14:paraId="2F8CFA3E" w14:textId="77777777" w:rsidR="00AD5177" w:rsidRPr="005C4C0D" w:rsidRDefault="00AD5177" w:rsidP="00AD5177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</w:rPr>
      </w:pPr>
    </w:p>
    <w:p w14:paraId="1E2D9B7C" w14:textId="77777777" w:rsidR="009003E3" w:rsidRPr="009003E3" w:rsidRDefault="009003E3" w:rsidP="009003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03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PART II: Statistical Relationship between Weekly Alcohol Consumption (</w:t>
      </w:r>
      <w:proofErr w:type="spellStart"/>
      <w:r w:rsidRPr="009003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DWalc</w:t>
      </w:r>
      <w:proofErr w:type="spellEnd"/>
      <w:r w:rsidRPr="009003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 and the Final Grade G3</w:t>
      </w:r>
    </w:p>
    <w:p w14:paraId="56B2A010" w14:textId="1E820666" w:rsidR="009003E3" w:rsidRPr="00AF1ACC" w:rsidRDefault="009003E3" w:rsidP="00AF1ACC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Simple Linear Regression Model</w:t>
      </w:r>
    </w:p>
    <w:p w14:paraId="1DB3729C" w14:textId="2AD6DD14" w:rsidR="009003E3" w:rsidRPr="00AF1ACC" w:rsidRDefault="009003E3" w:rsidP="00AE0975">
      <w:pPr>
        <w:pStyle w:val="ListParagraph"/>
        <w:numPr>
          <w:ilvl w:val="0"/>
          <w:numId w:val="17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A null hypothesis was formed: H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0</w:t>
      </w:r>
      <w:r w:rsidRPr="00AF1ACC">
        <w:rPr>
          <w:rFonts w:ascii="Times New Roman" w:eastAsia="Times New Roman" w:hAnsi="Times New Roman" w:cs="Times New Roman"/>
          <w:color w:val="000000"/>
        </w:rPr>
        <w:t>:B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1</w:t>
      </w:r>
      <w:r w:rsidRPr="00AF1ACC">
        <w:rPr>
          <w:rFonts w:ascii="Times New Roman" w:eastAsia="Times New Roman" w:hAnsi="Times New Roman" w:cs="Times New Roman"/>
          <w:color w:val="000000"/>
        </w:rPr>
        <w:t>=0, H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a</w:t>
      </w:r>
      <w:r w:rsidRPr="00AF1ACC">
        <w:rPr>
          <w:rFonts w:ascii="Times New Roman" w:eastAsia="Times New Roman" w:hAnsi="Times New Roman" w:cs="Times New Roman"/>
          <w:color w:val="000000"/>
        </w:rPr>
        <w:t>: B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1</w:t>
      </w:r>
      <w:r w:rsidRPr="00AF1ACC">
        <w:rPr>
          <w:rFonts w:ascii="Times New Roman" w:eastAsia="Times New Roman" w:hAnsi="Times New Roman" w:cs="Times New Roman"/>
          <w:color w:val="000000"/>
        </w:rPr>
        <w:t>≠ 0</w:t>
      </w:r>
    </w:p>
    <w:p w14:paraId="08409AA0" w14:textId="3B9294E7" w:rsidR="009003E3" w:rsidRPr="00AF1ACC" w:rsidRDefault="009003E3" w:rsidP="00AE0975">
      <w:pPr>
        <w:pStyle w:val="ListParagraph"/>
        <w:numPr>
          <w:ilvl w:val="0"/>
          <w:numId w:val="17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 xml:space="preserve">A simple linear regression model lm(G3~DWalc) was created, and the </w:t>
      </w:r>
      <w:r w:rsidR="00AD3730" w:rsidRPr="00AF1ACC">
        <w:rPr>
          <w:rFonts w:ascii="Times New Roman" w:eastAsia="Times New Roman" w:hAnsi="Times New Roman" w:cs="Times New Roman"/>
          <w:color w:val="000000"/>
        </w:rPr>
        <w:t xml:space="preserve"> </w:t>
      </w:r>
      <w:r w:rsidRPr="00AF1ACC">
        <w:rPr>
          <w:rFonts w:ascii="Times New Roman" w:eastAsia="Times New Roman" w:hAnsi="Times New Roman" w:cs="Times New Roman"/>
          <w:color w:val="000000"/>
        </w:rPr>
        <w:t>respective p-value was computed</w:t>
      </w:r>
    </w:p>
    <w:p w14:paraId="31789855" w14:textId="1337AF2A" w:rsidR="009003E3" w:rsidRPr="00AF1ACC" w:rsidRDefault="009003E3" w:rsidP="00AE0975">
      <w:pPr>
        <w:pStyle w:val="ListParagraph"/>
        <w:numPr>
          <w:ilvl w:val="0"/>
          <w:numId w:val="17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The T-test was computed by comparing the p-value with the predetermined significance level of α=0.05</w:t>
      </w:r>
    </w:p>
    <w:p w14:paraId="7A78D529" w14:textId="6F11721A" w:rsidR="009003E3" w:rsidRPr="00AF1ACC" w:rsidRDefault="009003E3" w:rsidP="00AE0975">
      <w:pPr>
        <w:pStyle w:val="ListParagraph"/>
        <w:numPr>
          <w:ilvl w:val="0"/>
          <w:numId w:val="17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Based on whether the p-value was larger or smaller than the significance level, the conclusion was deduced</w:t>
      </w:r>
      <w:del w:id="17" w:author="wenrui cai" w:date="2018-01-16T00:02:00Z">
        <w:r w:rsidRPr="00AF1ACC" w:rsidDel="008167F2">
          <w:rPr>
            <w:rFonts w:ascii="Times New Roman" w:eastAsia="Times New Roman" w:hAnsi="Times New Roman" w:cs="Times New Roman"/>
            <w:color w:val="000000"/>
          </w:rPr>
          <w:delText xml:space="preserve"> (FIX)</w:delText>
        </w:r>
      </w:del>
    </w:p>
    <w:p w14:paraId="08966F66" w14:textId="4B7EEA18" w:rsidR="009003E3" w:rsidRPr="00B6383E" w:rsidRDefault="009003E3" w:rsidP="00AE0975">
      <w:pPr>
        <w:pStyle w:val="ListParagraph"/>
        <w:numPr>
          <w:ilvl w:val="0"/>
          <w:numId w:val="19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383E">
        <w:rPr>
          <w:rFonts w:ascii="Times New Roman" w:eastAsia="Times New Roman" w:hAnsi="Times New Roman" w:cs="Times New Roman"/>
          <w:color w:val="000000"/>
        </w:rPr>
        <w:t>Multilinear Regression Model</w:t>
      </w:r>
    </w:p>
    <w:p w14:paraId="0E3C45F1" w14:textId="3D419622" w:rsidR="009003E3" w:rsidRPr="00AF1ACC" w:rsidRDefault="009003E3" w:rsidP="00AE0975">
      <w:pPr>
        <w:pStyle w:val="ListParagraph"/>
        <w:numPr>
          <w:ilvl w:val="0"/>
          <w:numId w:val="18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A null hypothesis was formed: H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0</w:t>
      </w:r>
      <w:r w:rsidRPr="00AF1ACC">
        <w:rPr>
          <w:rFonts w:ascii="Times New Roman" w:eastAsia="Times New Roman" w:hAnsi="Times New Roman" w:cs="Times New Roman"/>
          <w:color w:val="000000"/>
        </w:rPr>
        <w:t>:B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15</w:t>
      </w:r>
      <w:r w:rsidRPr="00AF1ACC">
        <w:rPr>
          <w:rFonts w:ascii="Times New Roman" w:eastAsia="Times New Roman" w:hAnsi="Times New Roman" w:cs="Times New Roman"/>
          <w:color w:val="000000"/>
        </w:rPr>
        <w:t>=0, H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a</w:t>
      </w:r>
      <w:r w:rsidRPr="00AF1ACC">
        <w:rPr>
          <w:rFonts w:ascii="Times New Roman" w:eastAsia="Times New Roman" w:hAnsi="Times New Roman" w:cs="Times New Roman"/>
          <w:color w:val="000000"/>
        </w:rPr>
        <w:t>: B</w:t>
      </w:r>
      <w:r w:rsidRPr="00AF1ACC">
        <w:rPr>
          <w:rFonts w:ascii="Times New Roman" w:eastAsia="Times New Roman" w:hAnsi="Times New Roman" w:cs="Times New Roman"/>
          <w:color w:val="000000"/>
          <w:sz w:val="13"/>
          <w:szCs w:val="13"/>
          <w:vertAlign w:val="subscript"/>
        </w:rPr>
        <w:t>15</w:t>
      </w:r>
      <w:r w:rsidRPr="00AF1ACC">
        <w:rPr>
          <w:rFonts w:ascii="Times New Roman" w:eastAsia="Times New Roman" w:hAnsi="Times New Roman" w:cs="Times New Roman"/>
          <w:color w:val="000000"/>
        </w:rPr>
        <w:t>≠ 0</w:t>
      </w:r>
      <w:ins w:id="18" w:author="wenrui cai" w:date="2018-01-16T00:02:00Z">
        <w:r w:rsidR="008167F2">
          <w:rPr>
            <w:rFonts w:ascii="Times New Roman" w:eastAsia="Times New Roman" w:hAnsi="Times New Roman" w:cs="Times New Roman"/>
            <w:color w:val="000000"/>
          </w:rPr>
          <w:t xml:space="preserve">, where </w:t>
        </w:r>
        <w:r w:rsidR="008167F2" w:rsidRPr="00AF1ACC">
          <w:rPr>
            <w:rFonts w:ascii="Times New Roman" w:eastAsia="Times New Roman" w:hAnsi="Times New Roman" w:cs="Times New Roman"/>
            <w:color w:val="000000"/>
          </w:rPr>
          <w:t>B</w:t>
        </w:r>
        <w:r w:rsidR="008167F2" w:rsidRPr="00AF1ACC">
          <w:rPr>
            <w:rFonts w:ascii="Times New Roman" w:eastAsia="Times New Roman" w:hAnsi="Times New Roman" w:cs="Times New Roman"/>
            <w:color w:val="000000"/>
            <w:sz w:val="13"/>
            <w:szCs w:val="13"/>
            <w:vertAlign w:val="subscript"/>
          </w:rPr>
          <w:t>1</w:t>
        </w:r>
        <w:r w:rsidR="008167F2">
          <w:rPr>
            <w:rFonts w:ascii="Times New Roman" w:eastAsia="Times New Roman" w:hAnsi="Times New Roman" w:cs="Times New Roman"/>
            <w:color w:val="000000"/>
            <w:sz w:val="13"/>
            <w:szCs w:val="13"/>
            <w:vertAlign w:val="subscript"/>
          </w:rPr>
          <w:t xml:space="preserve">5 </w:t>
        </w:r>
        <w:r w:rsidR="008167F2">
          <w:rPr>
            <w:rFonts w:ascii="Times New Roman" w:eastAsia="Times New Roman" w:hAnsi="Times New Roman" w:cs="Times New Roman"/>
            <w:color w:val="000000"/>
          </w:rPr>
          <w:t xml:space="preserve"> </w:t>
        </w:r>
        <w:r w:rsidR="006320C1">
          <w:rPr>
            <w:rFonts w:ascii="Times New Roman" w:eastAsia="Times New Roman" w:hAnsi="Times New Roman" w:cs="Times New Roman"/>
            <w:color w:val="000000"/>
          </w:rPr>
          <w:t xml:space="preserve">represents </w:t>
        </w:r>
        <w:proofErr w:type="spellStart"/>
        <w:r w:rsidR="006320C1">
          <w:rPr>
            <w:rFonts w:ascii="Times New Roman" w:eastAsia="Times New Roman" w:hAnsi="Times New Roman" w:cs="Times New Roman"/>
            <w:color w:val="000000"/>
          </w:rPr>
          <w:t>DWalc</w:t>
        </w:r>
      </w:ins>
      <w:proofErr w:type="spellEnd"/>
    </w:p>
    <w:p w14:paraId="3953F6A2" w14:textId="081419BA" w:rsidR="009003E3" w:rsidRPr="00AF1ACC" w:rsidRDefault="009003E3" w:rsidP="00AE0975">
      <w:pPr>
        <w:pStyle w:val="ListParagraph"/>
        <w:numPr>
          <w:ilvl w:val="0"/>
          <w:numId w:val="18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Regression models were defined under the null and alternative hypothesis</w:t>
      </w:r>
    </w:p>
    <w:p w14:paraId="652974A6" w14:textId="250704CC" w:rsidR="009003E3" w:rsidRPr="00AF1ACC" w:rsidRDefault="009003E3" w:rsidP="00AE0975">
      <w:pPr>
        <w:pStyle w:val="ListParagraph"/>
        <w:numPr>
          <w:ilvl w:val="0"/>
          <w:numId w:val="18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Analysis of variance was employed</w:t>
      </w:r>
    </w:p>
    <w:p w14:paraId="026CEF4E" w14:textId="5B368CD0" w:rsidR="009003E3" w:rsidRPr="00AF1ACC" w:rsidRDefault="009003E3" w:rsidP="00AE0975">
      <w:pPr>
        <w:pStyle w:val="ListParagraph"/>
        <w:numPr>
          <w:ilvl w:val="0"/>
          <w:numId w:val="18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A partial F-test was computed by comparing the p-value to the predetermined significance level of α=0.05</w:t>
      </w:r>
    </w:p>
    <w:p w14:paraId="0498F91B" w14:textId="70C5459C" w:rsidR="009003E3" w:rsidRPr="00F90248" w:rsidRDefault="009003E3" w:rsidP="00F90248">
      <w:pPr>
        <w:pStyle w:val="ListParagraph"/>
        <w:numPr>
          <w:ilvl w:val="0"/>
          <w:numId w:val="18"/>
        </w:numPr>
        <w:spacing w:after="0" w:line="240" w:lineRule="auto"/>
        <w:ind w:hanging="357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 w:rsidRPr="00AF1ACC">
        <w:rPr>
          <w:rFonts w:ascii="Times New Roman" w:eastAsia="Times New Roman" w:hAnsi="Times New Roman" w:cs="Times New Roman"/>
          <w:color w:val="000000"/>
        </w:rPr>
        <w:t>Based on whether the p-value was larger or smaller than the significance level, the conclusion was deduced</w:t>
      </w:r>
      <w:del w:id="19" w:author="wenrui cai" w:date="2018-01-16T00:02:00Z">
        <w:r w:rsidRPr="00AF1ACC" w:rsidDel="008167F2">
          <w:rPr>
            <w:rFonts w:ascii="Times New Roman" w:eastAsia="Times New Roman" w:hAnsi="Times New Roman" w:cs="Times New Roman"/>
            <w:color w:val="000000"/>
          </w:rPr>
          <w:delText xml:space="preserve"> (FIX)</w:delText>
        </w:r>
      </w:del>
    </w:p>
    <w:p w14:paraId="17CBFE7E" w14:textId="3D5E45E0" w:rsidR="00B6383E" w:rsidRDefault="00B6383E" w:rsidP="00B94B4E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132075CF" w14:textId="122084F2" w:rsidR="00CC39DF" w:rsidRPr="00CC39DF" w:rsidRDefault="00CC39DF" w:rsidP="00CC39D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CC39DF">
        <w:rPr>
          <w:rFonts w:ascii="Times New Roman" w:eastAsia="Times New Roman" w:hAnsi="Times New Roman" w:cs="Times New Roman"/>
          <w:b/>
          <w:sz w:val="28"/>
          <w:szCs w:val="24"/>
        </w:rPr>
        <w:t>Results</w:t>
      </w:r>
    </w:p>
    <w:p w14:paraId="7AFD8181" w14:textId="1547CDE2" w:rsidR="000B1C65" w:rsidRPr="00370C56" w:rsidRDefault="001F4A3C" w:rsidP="00B94B4E">
      <w:pPr>
        <w:pStyle w:val="Heading2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0" w:name="_Toc500413879"/>
      <w:bookmarkEnd w:id="11"/>
      <w:r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PART </w:t>
      </w:r>
      <w:r w:rsidR="00370C56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</w:t>
      </w:r>
      <w:r w:rsidR="009A1A09" w:rsidRP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: Best Predictors for the Final Grade G3</w:t>
      </w:r>
      <w:bookmarkEnd w:id="20"/>
    </w:p>
    <w:p w14:paraId="37C8298C" w14:textId="77777777" w:rsidR="009E1840" w:rsidRPr="000B1C65" w:rsidRDefault="009E1840" w:rsidP="002C55E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EEBD86" w14:textId="743F46FB" w:rsidR="009A1A09" w:rsidRDefault="001F4A3C">
      <w:pPr>
        <w:pStyle w:val="ListParagraph"/>
        <w:numPr>
          <w:ilvl w:val="0"/>
          <w:numId w:val="6"/>
        </w:numPr>
        <w:spacing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Toc500413880"/>
      <w:r w:rsidRPr="009A1A09">
        <w:rPr>
          <w:rFonts w:ascii="Times New Roman" w:eastAsia="Times New Roman" w:hAnsi="Times New Roman" w:cs="Times New Roman"/>
          <w:sz w:val="24"/>
          <w:szCs w:val="24"/>
        </w:rPr>
        <w:t>Best Model Subsets Selection</w:t>
      </w:r>
      <w:bookmarkEnd w:id="21"/>
    </w:p>
    <w:p w14:paraId="25E9731B" w14:textId="3A92F43C" w:rsidR="00B6383E" w:rsidRDefault="00D35E20" w:rsidP="004A106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32F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9440" behindDoc="1" locked="0" layoutInCell="1" allowOverlap="1" wp14:anchorId="0DC2536D" wp14:editId="30A5B475">
            <wp:simplePos x="0" y="0"/>
            <wp:positionH relativeFrom="margin">
              <wp:posOffset>204826</wp:posOffset>
            </wp:positionH>
            <wp:positionV relativeFrom="paragraph">
              <wp:posOffset>5360</wp:posOffset>
            </wp:positionV>
            <wp:extent cx="4994836" cy="1448410"/>
            <wp:effectExtent l="0" t="0" r="0" b="0"/>
            <wp:wrapNone/>
            <wp:docPr id="2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973" cy="14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04040" w14:textId="706ACCB6" w:rsidR="00B6383E" w:rsidRPr="00B6383E" w:rsidRDefault="00B6383E" w:rsidP="00B638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BA7049" w14:textId="5359EF68" w:rsidR="00B6383E" w:rsidRDefault="00B6383E" w:rsidP="00B638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5D8EF" w14:textId="7CB47291" w:rsidR="005C4C0D" w:rsidRDefault="005C4C0D" w:rsidP="00B638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285611" w14:textId="30199AD6" w:rsidR="005C4C0D" w:rsidRDefault="005C4C0D" w:rsidP="00B638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5DE6F9" w14:textId="77777777" w:rsidR="00D35E20" w:rsidRPr="00B6383E" w:rsidRDefault="00D35E20" w:rsidP="00B6383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F199D8" w14:textId="181252C5" w:rsidR="009A1A09" w:rsidRPr="005C4C0D" w:rsidRDefault="00572FC7" w:rsidP="00B94B4E">
      <w:pPr>
        <w:pStyle w:val="ListParagraph"/>
        <w:numPr>
          <w:ilvl w:val="0"/>
          <w:numId w:val="6"/>
        </w:numPr>
        <w:spacing w:line="240" w:lineRule="auto"/>
        <w:outlineLvl w:val="2"/>
        <w:rPr>
          <w:rFonts w:ascii="Times New Roman" w:eastAsia="Times New Roman" w:hAnsi="Times New Roman" w:cs="Times New Roman"/>
          <w:sz w:val="24"/>
        </w:rPr>
      </w:pPr>
      <w:bookmarkStart w:id="22" w:name="_Toc500413881"/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0BB03186" wp14:editId="1AB05EC3">
            <wp:simplePos x="0" y="0"/>
            <wp:positionH relativeFrom="margin">
              <wp:posOffset>3902659</wp:posOffset>
            </wp:positionH>
            <wp:positionV relativeFrom="paragraph">
              <wp:posOffset>96469</wp:posOffset>
            </wp:positionV>
            <wp:extent cx="1989735" cy="1638217"/>
            <wp:effectExtent l="0" t="0" r="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643" cy="164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22719C5" wp14:editId="12FCE5AC">
            <wp:simplePos x="0" y="0"/>
            <wp:positionH relativeFrom="margin">
              <wp:posOffset>120700</wp:posOffset>
            </wp:positionH>
            <wp:positionV relativeFrom="paragraph">
              <wp:posOffset>88900</wp:posOffset>
            </wp:positionV>
            <wp:extent cx="1947712" cy="1656004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712" cy="16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CA812CD" wp14:editId="05AC66C8">
            <wp:simplePos x="0" y="0"/>
            <wp:positionH relativeFrom="margin">
              <wp:posOffset>1985569</wp:posOffset>
            </wp:positionH>
            <wp:positionV relativeFrom="paragraph">
              <wp:posOffset>88595</wp:posOffset>
            </wp:positionV>
            <wp:extent cx="1943735" cy="166237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6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09" w:rsidRPr="005C4C0D">
        <w:rPr>
          <w:rFonts w:ascii="Times New Roman" w:eastAsia="Times New Roman" w:hAnsi="Times New Roman" w:cs="Times New Roman"/>
          <w:sz w:val="24"/>
        </w:rPr>
        <w:t>Measures of Fit</w:t>
      </w:r>
      <w:bookmarkEnd w:id="22"/>
      <w:r>
        <w:rPr>
          <w:rFonts w:ascii="Times New Roman" w:eastAsia="Times New Roman" w:hAnsi="Times New Roman" w:cs="Times New Roman"/>
          <w:sz w:val="24"/>
        </w:rPr>
        <w:t xml:space="preserve"> and Lasso Regression</w:t>
      </w:r>
    </w:p>
    <w:p w14:paraId="5AA7AE70" w14:textId="52E78CD3" w:rsidR="00853A65" w:rsidRDefault="00853A65" w:rsidP="00853A65">
      <w:pPr>
        <w:pStyle w:val="ListParagraph"/>
        <w:spacing w:line="240" w:lineRule="auto"/>
        <w:rPr>
          <w:rFonts w:ascii="Times New Roman" w:eastAsia="Times New Roman" w:hAnsi="Times New Roman" w:cs="Times New Roman"/>
        </w:rPr>
      </w:pPr>
    </w:p>
    <w:p w14:paraId="6DDBD6A7" w14:textId="47394A26" w:rsidR="00853A65" w:rsidRDefault="00853A65" w:rsidP="005826F2">
      <w:pPr>
        <w:pStyle w:val="ListParagraph"/>
        <w:spacing w:line="240" w:lineRule="auto"/>
        <w:ind w:left="360"/>
        <w:rPr>
          <w:rFonts w:ascii="Times New Roman" w:eastAsia="Times New Roman" w:hAnsi="Times New Roman" w:cs="Times New Roman"/>
        </w:rPr>
      </w:pPr>
    </w:p>
    <w:p w14:paraId="25C6A7F3" w14:textId="767A3D64" w:rsidR="004A1067" w:rsidRPr="00503144" w:rsidRDefault="00503144" w:rsidP="00503144">
      <w:pPr>
        <w:rPr>
          <w:rFonts w:ascii="Times New Roman" w:hAnsi="Times New Roman" w:cs="Times New Roman"/>
        </w:rPr>
      </w:pPr>
      <w:r w:rsidRPr="00503144">
        <w:rPr>
          <w:rFonts w:ascii="Times New Roman" w:eastAsia="Times New Roman" w:hAnsi="Times New Roman" w:cs="Times New Roman"/>
        </w:rPr>
        <w:t xml:space="preserve"> </w:t>
      </w:r>
    </w:p>
    <w:p w14:paraId="5125E2AD" w14:textId="68899DDE" w:rsidR="004A1067" w:rsidRDefault="004A1067" w:rsidP="004A1067">
      <w:pPr>
        <w:pStyle w:val="ListParagraph"/>
        <w:rPr>
          <w:rFonts w:ascii="Times New Roman" w:eastAsia="Times New Roman" w:hAnsi="Times New Roman" w:cs="Times New Roman"/>
        </w:rPr>
      </w:pPr>
    </w:p>
    <w:p w14:paraId="3575F90A" w14:textId="1A46B6D9" w:rsidR="004A1067" w:rsidRDefault="004A1067" w:rsidP="004A1067">
      <w:pPr>
        <w:pStyle w:val="ListParagraph"/>
        <w:rPr>
          <w:rFonts w:ascii="Times New Roman" w:eastAsia="Times New Roman" w:hAnsi="Times New Roman" w:cs="Times New Roman"/>
        </w:rPr>
      </w:pPr>
    </w:p>
    <w:p w14:paraId="47AB3C7E" w14:textId="70F11F32" w:rsidR="00540864" w:rsidRDefault="00540864" w:rsidP="005C4C0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826CB2" w14:textId="6D46AB09" w:rsidR="00540864" w:rsidRDefault="00572FC7" w:rsidP="005C4C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47328" behindDoc="1" locked="0" layoutInCell="1" allowOverlap="1" wp14:anchorId="215DD1DD" wp14:editId="7CEE9142">
            <wp:simplePos x="0" y="0"/>
            <wp:positionH relativeFrom="margin">
              <wp:posOffset>2841955</wp:posOffset>
            </wp:positionH>
            <wp:positionV relativeFrom="paragraph">
              <wp:posOffset>67589</wp:posOffset>
            </wp:positionV>
            <wp:extent cx="2659075" cy="1403985"/>
            <wp:effectExtent l="0" t="0" r="8255" b="5715"/>
            <wp:wrapNone/>
            <wp:docPr id="5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0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8AF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5D2F187F" wp14:editId="3D79AA32">
            <wp:simplePos x="0" y="0"/>
            <wp:positionH relativeFrom="margin">
              <wp:posOffset>585216</wp:posOffset>
            </wp:positionH>
            <wp:positionV relativeFrom="paragraph">
              <wp:posOffset>53315</wp:posOffset>
            </wp:positionV>
            <wp:extent cx="2198218" cy="1473671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218" cy="147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01070" w14:textId="3E8FEC59" w:rsidR="00C54B21" w:rsidRDefault="00C54B21" w:rsidP="00C54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ADE7A4" w14:textId="68AA6FD9" w:rsidR="00C54B21" w:rsidRDefault="00C54B21" w:rsidP="00C54B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0A1CA9" w14:textId="12BAB6FB" w:rsidR="00C54B21" w:rsidDel="008167F2" w:rsidRDefault="00C54B21" w:rsidP="00C54B21">
      <w:pPr>
        <w:rPr>
          <w:del w:id="23" w:author="wenrui cai" w:date="2018-01-16T00:02:00Z"/>
          <w:rFonts w:ascii="Times New Roman" w:eastAsia="Times New Roman" w:hAnsi="Times New Roman" w:cs="Times New Roman"/>
          <w:sz w:val="24"/>
          <w:szCs w:val="24"/>
        </w:rPr>
      </w:pPr>
    </w:p>
    <w:p w14:paraId="4DD1A4EC" w14:textId="021F40F8" w:rsidR="0070287C" w:rsidDel="008167F2" w:rsidRDefault="0070287C" w:rsidP="004A1067">
      <w:pPr>
        <w:spacing w:line="240" w:lineRule="auto"/>
        <w:rPr>
          <w:del w:id="24" w:author="wenrui cai" w:date="2018-01-16T00:02:00Z"/>
          <w:rFonts w:ascii="Times New Roman" w:eastAsia="Times New Roman" w:hAnsi="Times New Roman" w:cs="Times New Roman"/>
        </w:rPr>
      </w:pPr>
    </w:p>
    <w:p w14:paraId="56F229D7" w14:textId="77777777" w:rsidR="00B94B4E" w:rsidRPr="004A1067" w:rsidRDefault="00B94B4E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76D74016" w14:textId="5081489F" w:rsidR="002832F0" w:rsidRPr="005C4C0D" w:rsidRDefault="00E5417C" w:rsidP="002832F0">
      <w:pPr>
        <w:pStyle w:val="ListParagraph"/>
        <w:numPr>
          <w:ilvl w:val="0"/>
          <w:numId w:val="6"/>
        </w:numPr>
        <w:spacing w:line="240" w:lineRule="auto"/>
        <w:outlineLvl w:val="2"/>
        <w:rPr>
          <w:rFonts w:ascii="Times New Roman" w:eastAsia="Times New Roman" w:hAnsi="Times New Roman" w:cs="Times New Roman"/>
          <w:sz w:val="24"/>
        </w:rPr>
      </w:pPr>
      <w:bookmarkStart w:id="25" w:name="_Toc500413882"/>
      <w:r w:rsidRPr="005C4C0D">
        <w:rPr>
          <w:rFonts w:ascii="Times New Roman" w:eastAsia="Times New Roman" w:hAnsi="Times New Roman" w:cs="Times New Roman"/>
          <w:sz w:val="24"/>
        </w:rPr>
        <w:lastRenderedPageBreak/>
        <w:t>Diagnostic Plot and Variation Inflation Plot</w:t>
      </w:r>
      <w:bookmarkEnd w:id="25"/>
    </w:p>
    <w:p w14:paraId="492B174A" w14:textId="77777777" w:rsidR="002832F0" w:rsidRPr="002832F0" w:rsidRDefault="002832F0" w:rsidP="002832F0">
      <w:pPr>
        <w:pStyle w:val="ListParagraph"/>
        <w:spacing w:line="240" w:lineRule="auto"/>
        <w:outlineLvl w:val="2"/>
        <w:rPr>
          <w:rFonts w:ascii="Times New Roman" w:eastAsia="Times New Roman" w:hAnsi="Times New Roman" w:cs="Times New Roman"/>
        </w:rPr>
      </w:pPr>
    </w:p>
    <w:p w14:paraId="0D07B568" w14:textId="7D8EFA2E" w:rsidR="002832F0" w:rsidRPr="00540864" w:rsidRDefault="002832F0" w:rsidP="006908AF">
      <w:pPr>
        <w:pStyle w:val="ListParagraph"/>
        <w:numPr>
          <w:ilvl w:val="0"/>
          <w:numId w:val="10"/>
        </w:numPr>
        <w:spacing w:after="0" w:line="240" w:lineRule="auto"/>
        <w:ind w:left="357" w:hanging="357"/>
        <w:jc w:val="both"/>
        <w:rPr>
          <w:rFonts w:ascii="Times New Roman" w:eastAsia="Times New Roman" w:hAnsi="Times New Roman" w:cs="Times New Roman"/>
        </w:rPr>
      </w:pPr>
      <w:r w:rsidRPr="003F2DFF">
        <w:rPr>
          <w:rFonts w:ascii="Times New Roman" w:eastAsia="Times New Roman" w:hAnsi="Times New Roman" w:cs="Times New Roman"/>
        </w:rPr>
        <w:t>R</w:t>
      </w:r>
      <w:r w:rsidRPr="003F2DFF">
        <w:rPr>
          <w:rFonts w:ascii="Times New Roman" w:eastAsia="Times New Roman" w:hAnsi="Times New Roman" w:cs="Times New Roman"/>
          <w:vertAlign w:val="subscript"/>
        </w:rPr>
        <w:t>adj</w:t>
      </w:r>
      <w:r w:rsidRPr="003F2DFF">
        <w:rPr>
          <w:rFonts w:ascii="Times New Roman" w:eastAsia="Times New Roman" w:hAnsi="Times New Roman" w:cs="Times New Roman"/>
          <w:vertAlign w:val="superscript"/>
        </w:rPr>
        <w:t>2</w:t>
      </w:r>
      <w:r w:rsidRPr="003F2DFF">
        <w:rPr>
          <w:rFonts w:ascii="Times New Roman" w:eastAsia="Times New Roman" w:hAnsi="Times New Roman" w:cs="Times New Roman"/>
        </w:rPr>
        <w:t xml:space="preserve"> : </w:t>
      </w:r>
      <m:oMath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G3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sexM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addressU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studytime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failures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internetyes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gouout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health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8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absences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18"/>
                <w:szCs w:val="24"/>
              </w:rPr>
              <m:t>9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DWalc</m:t>
        </m:r>
        <m:r>
          <m:rPr>
            <m:sty m:val="p"/>
          </m:rPr>
          <w:rPr>
            <w:rFonts w:ascii="Cambria Math" w:hAnsi="Cambria Math" w:cs="Times New Roman"/>
            <w:sz w:val="18"/>
            <w:szCs w:val="24"/>
          </w:rPr>
          <m:t>+</m:t>
        </m:r>
        <m:r>
          <w:rPr>
            <w:rFonts w:ascii="Cambria Math" w:hAnsi="Cambria Math" w:cs="Times New Roman"/>
            <w:sz w:val="18"/>
            <w:szCs w:val="24"/>
          </w:rPr>
          <m:t>ε</m:t>
        </m:r>
      </m:oMath>
      <w:r>
        <w:rPr>
          <w:noProof/>
          <w:lang w:val="en-US"/>
        </w:rPr>
        <w:t xml:space="preserve"> </w:t>
      </w:r>
    </w:p>
    <w:p w14:paraId="4F8FFE6B" w14:textId="5AB3EA05" w:rsidR="00540864" w:rsidRPr="003F2DFF" w:rsidRDefault="008B57D2" w:rsidP="00540864">
      <w:pPr>
        <w:pStyle w:val="ListParagraph"/>
        <w:spacing w:line="240" w:lineRule="auto"/>
        <w:ind w:left="360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16608" behindDoc="1" locked="0" layoutInCell="1" allowOverlap="1" wp14:anchorId="254E2A0D" wp14:editId="10B55F2D">
            <wp:simplePos x="0" y="0"/>
            <wp:positionH relativeFrom="margin">
              <wp:align>right</wp:align>
            </wp:positionH>
            <wp:positionV relativeFrom="paragraph">
              <wp:posOffset>111938</wp:posOffset>
            </wp:positionV>
            <wp:extent cx="2706624" cy="137858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14560" behindDoc="1" locked="0" layoutInCell="1" allowOverlap="1" wp14:anchorId="30395FE1" wp14:editId="53F70871">
            <wp:simplePos x="0" y="0"/>
            <wp:positionH relativeFrom="margin">
              <wp:posOffset>146304</wp:posOffset>
            </wp:positionH>
            <wp:positionV relativeFrom="paragraph">
              <wp:posOffset>75362</wp:posOffset>
            </wp:positionV>
            <wp:extent cx="2659075" cy="1447165"/>
            <wp:effectExtent l="0" t="0" r="8255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00" cy="145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026E6" w14:textId="49AF3705" w:rsidR="005C4C0D" w:rsidRDefault="005C4C0D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5C813339" w14:textId="3FC8206B" w:rsidR="005C4C0D" w:rsidRDefault="005C4C0D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54C77FC8" w14:textId="69B4A8BD" w:rsidR="005C4C0D" w:rsidRDefault="005C4C0D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25485C8E" w14:textId="7FFDCF29" w:rsidR="002832F0" w:rsidRDefault="002832F0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06D41AE8" w14:textId="762CB384" w:rsidR="00540864" w:rsidRDefault="00540864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02512B83" w14:textId="173B6EFE" w:rsidR="00540864" w:rsidRDefault="008B57D2" w:rsidP="005C4C0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39DCEA1E" wp14:editId="2F75DDAD">
            <wp:simplePos x="0" y="0"/>
            <wp:positionH relativeFrom="margin">
              <wp:posOffset>175565</wp:posOffset>
            </wp:positionH>
            <wp:positionV relativeFrom="paragraph">
              <wp:posOffset>5105</wp:posOffset>
            </wp:positionV>
            <wp:extent cx="2625826" cy="1341594"/>
            <wp:effectExtent l="0" t="0" r="317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40" cy="134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8AF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32D18502" wp14:editId="3FA277D7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95575" cy="1334770"/>
            <wp:effectExtent l="0" t="0" r="952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74C37" w14:textId="375D7CD1" w:rsidR="00C54B21" w:rsidRDefault="00C54B21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42B121DC" w14:textId="7B0DBDD7" w:rsidR="00540864" w:rsidRDefault="00540864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62B17DBC" w14:textId="0F8A08E9" w:rsidR="00540864" w:rsidRDefault="00540864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7FC39AF1" w14:textId="1A8B6CCC" w:rsidR="00AD5177" w:rsidRDefault="00AD5177" w:rsidP="005C4C0D">
      <w:pPr>
        <w:spacing w:line="240" w:lineRule="auto"/>
        <w:rPr>
          <w:rFonts w:ascii="Times New Roman" w:eastAsia="Times New Roman" w:hAnsi="Times New Roman" w:cs="Times New Roman"/>
        </w:rPr>
      </w:pPr>
    </w:p>
    <w:p w14:paraId="0A1F301F" w14:textId="66844474" w:rsidR="006908AF" w:rsidRDefault="006908AF" w:rsidP="005C4C0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737088" behindDoc="0" locked="0" layoutInCell="1" allowOverlap="1" wp14:anchorId="67BC4149" wp14:editId="777128F2">
            <wp:simplePos x="0" y="0"/>
            <wp:positionH relativeFrom="margin">
              <wp:posOffset>3491865</wp:posOffset>
            </wp:positionH>
            <wp:positionV relativeFrom="paragraph">
              <wp:posOffset>217805</wp:posOffset>
            </wp:positionV>
            <wp:extent cx="1854200" cy="3225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71507" w14:textId="2A38F7B9" w:rsidR="00C54B21" w:rsidRDefault="006908AF" w:rsidP="005C4C0D">
      <w:pPr>
        <w:spacing w:line="240" w:lineRule="auto"/>
        <w:rPr>
          <w:rFonts w:ascii="Helvetica" w:hAnsi="Helvetica" w:cs="Helvetica"/>
          <w:noProof/>
          <w:lang w:val="en-US" w:eastAsia="en-US"/>
        </w:rPr>
      </w:pPr>
      <w:r>
        <w:rPr>
          <w:noProof/>
          <w:lang w:val="en-US"/>
        </w:rPr>
        <w:drawing>
          <wp:anchor distT="0" distB="0" distL="114300" distR="114300" simplePos="0" relativeHeight="251735040" behindDoc="1" locked="0" layoutInCell="1" allowOverlap="1" wp14:anchorId="2A4290A2" wp14:editId="6BAA76AE">
            <wp:simplePos x="0" y="0"/>
            <wp:positionH relativeFrom="margin">
              <wp:posOffset>508050</wp:posOffset>
            </wp:positionH>
            <wp:positionV relativeFrom="paragraph">
              <wp:posOffset>62434</wp:posOffset>
            </wp:positionV>
            <wp:extent cx="1865376" cy="195324"/>
            <wp:effectExtent l="0" t="0" r="190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9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AE8B70" w14:textId="2F9A5CE5" w:rsidR="00AD5177" w:rsidRDefault="006908AF" w:rsidP="005C4C0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14BA52A6" wp14:editId="4F220615">
            <wp:simplePos x="0" y="0"/>
            <wp:positionH relativeFrom="margin">
              <wp:posOffset>591820</wp:posOffset>
            </wp:positionH>
            <wp:positionV relativeFrom="paragraph">
              <wp:posOffset>139700</wp:posOffset>
            </wp:positionV>
            <wp:extent cx="4110990" cy="50419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4BB52" w14:textId="75789FE0" w:rsidR="005F4ACA" w:rsidRDefault="005F4ACA" w:rsidP="00AD5177">
      <w:pPr>
        <w:rPr>
          <w:rFonts w:ascii="Times New Roman" w:eastAsia="Times New Roman" w:hAnsi="Times New Roman" w:cs="Times New Roman"/>
        </w:rPr>
      </w:pPr>
    </w:p>
    <w:p w14:paraId="6DB54505" w14:textId="3BF3750B" w:rsidR="005F4ACA" w:rsidRDefault="005F4ACA" w:rsidP="00AD5177">
      <w:pPr>
        <w:rPr>
          <w:rFonts w:ascii="Times New Roman" w:eastAsia="Times New Roman" w:hAnsi="Times New Roman" w:cs="Times New Roman"/>
        </w:rPr>
      </w:pPr>
    </w:p>
    <w:p w14:paraId="018A8764" w14:textId="77777777" w:rsidR="006908AF" w:rsidRPr="00AD5177" w:rsidRDefault="006908AF" w:rsidP="00AD5177">
      <w:pPr>
        <w:rPr>
          <w:rFonts w:ascii="Times New Roman" w:eastAsia="Times New Roman" w:hAnsi="Times New Roman" w:cs="Times New Roman"/>
        </w:rPr>
      </w:pPr>
    </w:p>
    <w:p w14:paraId="3B115A0C" w14:textId="52F228A5" w:rsidR="004221B5" w:rsidRPr="00540864" w:rsidRDefault="00C01AB1" w:rsidP="0019466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194666">
        <w:rPr>
          <w:rFonts w:ascii="Times New Roman" w:eastAsia="Times New Roman" w:hAnsi="Times New Roman" w:cs="Times New Roman"/>
        </w:rPr>
        <w:t xml:space="preserve">Mallow’s Criterion </w:t>
      </w:r>
      <w:proofErr w:type="spellStart"/>
      <w:r w:rsidRPr="00194666">
        <w:rPr>
          <w:rFonts w:ascii="Times New Roman" w:eastAsia="Times New Roman" w:hAnsi="Times New Roman" w:cs="Times New Roman"/>
        </w:rPr>
        <w:t>Cp</w:t>
      </w:r>
      <w:proofErr w:type="spellEnd"/>
      <w:r w:rsidRPr="00194666">
        <w:rPr>
          <w:rFonts w:ascii="Times New Roman" w:eastAsia="Times New Roman" w:hAnsi="Times New Roman" w:cs="Times New Roma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 xml:space="preserve"> G3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sexM+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adressU+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studytime+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failures+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goout+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absences+ε</m:t>
        </m:r>
      </m:oMath>
    </w:p>
    <w:p w14:paraId="5499CC63" w14:textId="0EC73022" w:rsidR="00540864" w:rsidRPr="00194666" w:rsidRDefault="008B57D2" w:rsidP="00540864">
      <w:pPr>
        <w:pStyle w:val="ListParagraph"/>
        <w:ind w:left="360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30944" behindDoc="1" locked="0" layoutInCell="1" allowOverlap="1" wp14:anchorId="03ABB292" wp14:editId="27569622">
            <wp:simplePos x="0" y="0"/>
            <wp:positionH relativeFrom="margin">
              <wp:posOffset>3013837</wp:posOffset>
            </wp:positionH>
            <wp:positionV relativeFrom="paragraph">
              <wp:posOffset>19685</wp:posOffset>
            </wp:positionV>
            <wp:extent cx="2651760" cy="1345565"/>
            <wp:effectExtent l="0" t="0" r="0" b="698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8AF">
        <w:rPr>
          <w:noProof/>
          <w:lang w:val="en-US"/>
        </w:rPr>
        <w:drawing>
          <wp:anchor distT="0" distB="0" distL="114300" distR="114300" simplePos="0" relativeHeight="251728896" behindDoc="1" locked="0" layoutInCell="1" allowOverlap="1" wp14:anchorId="069A50AD" wp14:editId="0FCB1F5A">
            <wp:simplePos x="0" y="0"/>
            <wp:positionH relativeFrom="margin">
              <wp:posOffset>-149962</wp:posOffset>
            </wp:positionH>
            <wp:positionV relativeFrom="paragraph">
              <wp:posOffset>8992</wp:posOffset>
            </wp:positionV>
            <wp:extent cx="2808313" cy="1338681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586" cy="134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85641" w14:textId="2AF44100" w:rsidR="004221B5" w:rsidRDefault="004221B5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71D1B18F" w14:textId="56659FA5" w:rsidR="004221B5" w:rsidRPr="00540864" w:rsidRDefault="004221B5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30DDD59D" w14:textId="55B2593C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4958AE8B" w14:textId="6CA2DE43" w:rsidR="00BC4C94" w:rsidRDefault="00BC4C94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6A2CE169" w14:textId="2177EC6A" w:rsidR="00C01AB1" w:rsidRDefault="006908AF" w:rsidP="004A106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41184" behindDoc="1" locked="0" layoutInCell="1" allowOverlap="1" wp14:anchorId="041316FD" wp14:editId="276C4E2D">
            <wp:simplePos x="0" y="0"/>
            <wp:positionH relativeFrom="margin">
              <wp:posOffset>3032150</wp:posOffset>
            </wp:positionH>
            <wp:positionV relativeFrom="paragraph">
              <wp:posOffset>78562</wp:posOffset>
            </wp:positionV>
            <wp:extent cx="2677364" cy="1294130"/>
            <wp:effectExtent l="0" t="0" r="8890" b="127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53" cy="12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32992" behindDoc="1" locked="0" layoutInCell="1" allowOverlap="1" wp14:anchorId="29363901" wp14:editId="51AF133C">
            <wp:simplePos x="0" y="0"/>
            <wp:positionH relativeFrom="margin">
              <wp:posOffset>-157277</wp:posOffset>
            </wp:positionH>
            <wp:positionV relativeFrom="paragraph">
              <wp:posOffset>88468</wp:posOffset>
            </wp:positionV>
            <wp:extent cx="2778278" cy="1327708"/>
            <wp:effectExtent l="0" t="0" r="3175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78" cy="132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06DF5" w14:textId="618409C6" w:rsidR="00C01AB1" w:rsidRDefault="00C01AB1" w:rsidP="004A0C54">
      <w:pPr>
        <w:spacing w:line="240" w:lineRule="auto"/>
        <w:rPr>
          <w:rFonts w:ascii="Times New Roman" w:eastAsia="Times New Roman" w:hAnsi="Times New Roman" w:cs="Times New Roman"/>
        </w:rPr>
      </w:pPr>
    </w:p>
    <w:p w14:paraId="389E9300" w14:textId="621C4A4D" w:rsidR="00540864" w:rsidRDefault="00540864" w:rsidP="004A0C54">
      <w:pPr>
        <w:spacing w:line="240" w:lineRule="auto"/>
        <w:rPr>
          <w:rFonts w:ascii="Times New Roman" w:eastAsia="Times New Roman" w:hAnsi="Times New Roman" w:cs="Times New Roman"/>
        </w:rPr>
      </w:pPr>
    </w:p>
    <w:p w14:paraId="6AC223A5" w14:textId="13AAD229" w:rsidR="00540864" w:rsidRDefault="00540864" w:rsidP="004A0C54">
      <w:pPr>
        <w:spacing w:line="240" w:lineRule="auto"/>
        <w:rPr>
          <w:rFonts w:ascii="Times New Roman" w:eastAsia="Times New Roman" w:hAnsi="Times New Roman" w:cs="Times New Roman"/>
        </w:rPr>
      </w:pPr>
    </w:p>
    <w:p w14:paraId="71D99F8E" w14:textId="77777777" w:rsidR="006908AF" w:rsidRDefault="006908AF" w:rsidP="004A0C54">
      <w:pPr>
        <w:spacing w:line="240" w:lineRule="auto"/>
        <w:rPr>
          <w:rFonts w:ascii="Times New Roman" w:eastAsia="Times New Roman" w:hAnsi="Times New Roman" w:cs="Times New Roman"/>
        </w:rPr>
      </w:pPr>
    </w:p>
    <w:p w14:paraId="059B95E0" w14:textId="10D80CD9" w:rsidR="00540864" w:rsidRPr="004A0C54" w:rsidRDefault="006908AF" w:rsidP="004A0C5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3A7ED950" wp14:editId="4974F7EA">
            <wp:simplePos x="0" y="0"/>
            <wp:positionH relativeFrom="column">
              <wp:posOffset>2366442</wp:posOffset>
            </wp:positionH>
            <wp:positionV relativeFrom="paragraph">
              <wp:posOffset>376631</wp:posOffset>
            </wp:positionV>
            <wp:extent cx="3609975" cy="40386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3232" behindDoc="0" locked="0" layoutInCell="1" allowOverlap="1" wp14:anchorId="4AB4BE47" wp14:editId="4099E90F">
            <wp:simplePos x="0" y="0"/>
            <wp:positionH relativeFrom="margin">
              <wp:posOffset>90170</wp:posOffset>
            </wp:positionH>
            <wp:positionV relativeFrom="paragraph">
              <wp:posOffset>394970</wp:posOffset>
            </wp:positionV>
            <wp:extent cx="2062480" cy="3854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88385" w14:textId="0D82C8C1" w:rsidR="00C01AB1" w:rsidRPr="00413CCD" w:rsidRDefault="006908AF" w:rsidP="004A1067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63159F38" wp14:editId="51E0152B">
            <wp:simplePos x="0" y="0"/>
            <wp:positionH relativeFrom="column">
              <wp:posOffset>-288950</wp:posOffset>
            </wp:positionH>
            <wp:positionV relativeFrom="paragraph">
              <wp:posOffset>182881</wp:posOffset>
            </wp:positionV>
            <wp:extent cx="2865120" cy="1444752"/>
            <wp:effectExtent l="0" t="0" r="0" b="31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016" cy="14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01024436" wp14:editId="4CB68223">
            <wp:simplePos x="0" y="0"/>
            <wp:positionH relativeFrom="margin">
              <wp:posOffset>2937053</wp:posOffset>
            </wp:positionH>
            <wp:positionV relativeFrom="paragraph">
              <wp:posOffset>127838</wp:posOffset>
            </wp:positionV>
            <wp:extent cx="2892099" cy="1543507"/>
            <wp:effectExtent l="0" t="0" r="381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265" cy="154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1AB1" w:rsidRPr="00803855">
        <w:rPr>
          <w:rFonts w:ascii="Times New Roman" w:eastAsia="Times New Roman" w:hAnsi="Times New Roman" w:cs="Times New Roman"/>
        </w:rPr>
        <w:t xml:space="preserve">BIC: </w:t>
      </w:r>
      <m:oMath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G3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failtures+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internetyes+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goout+</m:t>
        </m:r>
        <m:sSub>
          <m:sSubPr>
            <m:ctrlPr>
              <w:rPr>
                <w:rFonts w:ascii="Cambria Math" w:hAnsi="Cambria Math" w:cs="Times New Roman"/>
                <w:i/>
                <w:sz w:val="18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8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8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8"/>
            <w:szCs w:val="24"/>
          </w:rPr>
          <m:t>absences+ε</m:t>
        </m:r>
      </m:oMath>
      <w:r w:rsidR="00803855">
        <w:rPr>
          <w:rFonts w:ascii="Helvetica" w:hAnsi="Helvetica" w:cs="Helvetica"/>
          <w:noProof/>
          <w:lang w:val="en-US"/>
        </w:rPr>
        <w:t xml:space="preserve"> </w:t>
      </w:r>
    </w:p>
    <w:p w14:paraId="217A4F46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6C3FEE9E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6BB21A75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2AADEC79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6D559C12" w14:textId="0582F955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08514EA3" w14:textId="0CA3F697" w:rsidR="00C543A1" w:rsidRDefault="006908AF" w:rsidP="004A106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37F2AD77" wp14:editId="15D52A6F">
            <wp:simplePos x="0" y="0"/>
            <wp:positionH relativeFrom="margin">
              <wp:posOffset>2918181</wp:posOffset>
            </wp:positionH>
            <wp:positionV relativeFrom="paragraph">
              <wp:posOffset>170536</wp:posOffset>
            </wp:positionV>
            <wp:extent cx="2946400" cy="1466215"/>
            <wp:effectExtent l="0" t="0" r="6350" b="63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D0790FF" wp14:editId="4694A882">
            <wp:simplePos x="0" y="0"/>
            <wp:positionH relativeFrom="margin">
              <wp:posOffset>-304165</wp:posOffset>
            </wp:positionH>
            <wp:positionV relativeFrom="paragraph">
              <wp:posOffset>112395</wp:posOffset>
            </wp:positionV>
            <wp:extent cx="2867025" cy="1539240"/>
            <wp:effectExtent l="0" t="0" r="9525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94790" w14:textId="31651561" w:rsidR="00E742FA" w:rsidRDefault="006908AF" w:rsidP="00E742FA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71183C51" wp14:editId="5711FCA3">
            <wp:simplePos x="0" y="0"/>
            <wp:positionH relativeFrom="margin">
              <wp:posOffset>2845613</wp:posOffset>
            </wp:positionH>
            <wp:positionV relativeFrom="paragraph">
              <wp:posOffset>1515948</wp:posOffset>
            </wp:positionV>
            <wp:extent cx="3211830" cy="387985"/>
            <wp:effectExtent l="0" t="0" r="762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2258CA69" wp14:editId="20B8B2FE">
            <wp:simplePos x="0" y="0"/>
            <wp:positionH relativeFrom="margin">
              <wp:posOffset>-241376</wp:posOffset>
            </wp:positionH>
            <wp:positionV relativeFrom="paragraph">
              <wp:posOffset>1590090</wp:posOffset>
            </wp:positionV>
            <wp:extent cx="2276475" cy="31369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A4781" w14:textId="463D2153" w:rsidR="0070287C" w:rsidRDefault="0070287C" w:rsidP="00E742FA">
      <w:pPr>
        <w:spacing w:line="240" w:lineRule="auto"/>
        <w:rPr>
          <w:rFonts w:ascii="Times New Roman" w:eastAsia="Times New Roman" w:hAnsi="Times New Roman" w:cs="Times New Roman"/>
        </w:rPr>
      </w:pPr>
    </w:p>
    <w:p w14:paraId="21AB02B3" w14:textId="13808016" w:rsidR="0070287C" w:rsidDel="008167F2" w:rsidRDefault="0070287C" w:rsidP="00E742FA">
      <w:pPr>
        <w:spacing w:line="240" w:lineRule="auto"/>
        <w:rPr>
          <w:del w:id="26" w:author="wenrui cai" w:date="2018-01-16T00:01:00Z"/>
          <w:rFonts w:ascii="Times New Roman" w:eastAsia="Times New Roman" w:hAnsi="Times New Roman" w:cs="Times New Roman"/>
        </w:rPr>
      </w:pPr>
    </w:p>
    <w:p w14:paraId="4A31FE25" w14:textId="703C5FA0" w:rsidR="006908AF" w:rsidRDefault="006908AF" w:rsidP="00E742FA">
      <w:pPr>
        <w:spacing w:line="240" w:lineRule="auto"/>
        <w:rPr>
          <w:rFonts w:ascii="Times New Roman" w:eastAsia="Times New Roman" w:hAnsi="Times New Roman" w:cs="Times New Roman"/>
        </w:rPr>
      </w:pPr>
    </w:p>
    <w:p w14:paraId="1D8C397C" w14:textId="77777777" w:rsidR="004A0C54" w:rsidRPr="00E742FA" w:rsidRDefault="004A0C54" w:rsidP="00E742FA">
      <w:pPr>
        <w:spacing w:line="240" w:lineRule="auto"/>
        <w:rPr>
          <w:rFonts w:ascii="Times New Roman" w:eastAsia="Times New Roman" w:hAnsi="Times New Roman" w:cs="Times New Roman"/>
        </w:rPr>
      </w:pPr>
    </w:p>
    <w:p w14:paraId="27860205" w14:textId="2435D5E7" w:rsidR="00C01AB1" w:rsidRPr="00803855" w:rsidRDefault="00E742FA" w:rsidP="00803855">
      <w:pPr>
        <w:pStyle w:val="ListParagraph"/>
        <w:numPr>
          <w:ilvl w:val="0"/>
          <w:numId w:val="10"/>
        </w:numPr>
        <w:spacing w:line="240" w:lineRule="auto"/>
        <w:rPr>
          <w:rFonts w:ascii="Times New Roman" w:eastAsia="Times New Roman" w:hAnsi="Times New Roman" w:cs="Times New Roman"/>
        </w:rPr>
      </w:pPr>
      <w:r w:rsidRPr="00803855">
        <w:rPr>
          <w:rFonts w:ascii="Times New Roman" w:eastAsia="Times New Roman" w:hAnsi="Times New Roman" w:cs="Times New Roman"/>
        </w:rPr>
        <w:t xml:space="preserve">AIC: </w:t>
      </w:r>
      <m:oMath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G3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sexM+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addressU+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studytime+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failures+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internetyes+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goout+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health+</m:t>
        </m:r>
        <m:sSub>
          <m:sSubPr>
            <m:ctrlPr>
              <w:rPr>
                <w:rFonts w:ascii="Cambria Math" w:hAnsi="Cambria Math" w:cs="Times New Roman"/>
                <w:i/>
                <w:sz w:val="16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16"/>
                <w:szCs w:val="24"/>
              </w:rPr>
              <m:t>β</m:t>
            </m:r>
          </m:e>
          <m:sub>
            <m:r>
              <w:rPr>
                <w:rFonts w:ascii="Cambria Math" w:hAnsi="Cambria Math" w:cs="Times New Roman"/>
                <w:sz w:val="16"/>
                <w:szCs w:val="24"/>
              </w:rPr>
              <m:t>8</m:t>
            </m:r>
          </m:sub>
        </m:sSub>
        <m:r>
          <w:rPr>
            <w:rFonts w:ascii="Cambria Math" w:hAnsi="Cambria Math" w:cs="Times New Roman"/>
            <w:sz w:val="16"/>
            <w:szCs w:val="24"/>
          </w:rPr>
          <m:t>absences+ε</m:t>
        </m:r>
      </m:oMath>
    </w:p>
    <w:p w14:paraId="5B084797" w14:textId="4832C5CA" w:rsidR="00EB4D57" w:rsidRPr="00EB4D57" w:rsidRDefault="00A42483" w:rsidP="00EB4D57">
      <w:pPr>
        <w:pStyle w:val="ListParagraph"/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A7A9386" wp14:editId="72705D27">
            <wp:simplePos x="0" y="0"/>
            <wp:positionH relativeFrom="column">
              <wp:posOffset>-194310</wp:posOffset>
            </wp:positionH>
            <wp:positionV relativeFrom="paragraph">
              <wp:posOffset>-2540</wp:posOffset>
            </wp:positionV>
            <wp:extent cx="2647315" cy="1576070"/>
            <wp:effectExtent l="0" t="0" r="635" b="508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20FE6C2B" wp14:editId="190185F0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2734310" cy="1528445"/>
            <wp:effectExtent l="0" t="0" r="889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F5A86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4D30AB62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5F2BAD3C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29A1C073" w14:textId="77777777" w:rsidR="00C01AB1" w:rsidRDefault="00C01AB1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3D60B399" w14:textId="738D7BAB" w:rsidR="004A1067" w:rsidRDefault="004A1067" w:rsidP="004A1067">
      <w:pPr>
        <w:spacing w:line="240" w:lineRule="auto"/>
        <w:rPr>
          <w:rFonts w:ascii="Times New Roman" w:eastAsia="Times New Roman" w:hAnsi="Times New Roman" w:cs="Times New Roman"/>
        </w:rPr>
      </w:pPr>
    </w:p>
    <w:p w14:paraId="41D6DAC9" w14:textId="15CE3AA5" w:rsidR="009A1A09" w:rsidRDefault="00A42483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1E011FB7" wp14:editId="56802850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750185" cy="1590675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887" cy="159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C54">
        <w:rPr>
          <w:rFonts w:ascii="Helvetica" w:hAnsi="Helvetica" w:cs="Helvetica"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56D3145" wp14:editId="79082278">
            <wp:simplePos x="0" y="0"/>
            <wp:positionH relativeFrom="margin">
              <wp:posOffset>-270566</wp:posOffset>
            </wp:positionH>
            <wp:positionV relativeFrom="paragraph">
              <wp:posOffset>0</wp:posOffset>
            </wp:positionV>
            <wp:extent cx="2733040" cy="168846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4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42191" w14:textId="77777777" w:rsidR="00EB4D57" w:rsidRDefault="00EB4D57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FD89BA1" w14:textId="77777777" w:rsidR="00D17AB1" w:rsidRDefault="00D17AB1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3D7552B" w14:textId="77777777" w:rsidR="00D17AB1" w:rsidRDefault="00D17AB1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36EB18C1" w14:textId="77777777" w:rsidR="00D17AB1" w:rsidRDefault="00D17AB1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4217E8D" w14:textId="77777777" w:rsidR="00D17AB1" w:rsidRDefault="00D17AB1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22D5E652" w14:textId="0404BF1A" w:rsidR="001D5C13" w:rsidRPr="00572FC7" w:rsidRDefault="00857798" w:rsidP="00572FC7">
      <w:pPr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481F3FEB" wp14:editId="5D537B16">
            <wp:simplePos x="0" y="0"/>
            <wp:positionH relativeFrom="column">
              <wp:posOffset>2223770</wp:posOffset>
            </wp:positionH>
            <wp:positionV relativeFrom="paragraph">
              <wp:posOffset>309880</wp:posOffset>
            </wp:positionV>
            <wp:extent cx="3891280" cy="541655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4FAC9DD8" wp14:editId="4276DF9C">
            <wp:simplePos x="0" y="0"/>
            <wp:positionH relativeFrom="margin">
              <wp:posOffset>-36195</wp:posOffset>
            </wp:positionH>
            <wp:positionV relativeFrom="paragraph">
              <wp:posOffset>398145</wp:posOffset>
            </wp:positionV>
            <wp:extent cx="2313305" cy="334010"/>
            <wp:effectExtent l="0" t="0" r="0" b="889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1D744" w14:textId="77777777" w:rsidR="00271C10" w:rsidRDefault="00271C10" w:rsidP="00857798">
      <w:pPr>
        <w:pStyle w:val="ListParagrap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6CDDCA" w14:textId="3AE82B45" w:rsidR="004A0C54" w:rsidDel="00A95DD9" w:rsidRDefault="00271C10" w:rsidP="00F90248">
      <w:pPr>
        <w:pStyle w:val="ListParagraph"/>
        <w:spacing w:after="0" w:line="240" w:lineRule="auto"/>
        <w:ind w:left="0"/>
        <w:jc w:val="both"/>
        <w:rPr>
          <w:del w:id="27" w:author="wenrui cai" w:date="2018-01-15T23:59:00Z"/>
        </w:rPr>
      </w:pPr>
      <w:del w:id="28" w:author="wenrui cai" w:date="2018-01-15T23:59:00Z">
        <w:r w:rsidDel="00A95DD9">
          <w:rPr>
            <w:rFonts w:ascii="Times New Roman" w:eastAsia="Times New Roman" w:hAnsi="Times New Roman" w:cs="Times New Roman"/>
            <w:sz w:val="24"/>
            <w:szCs w:val="24"/>
          </w:rPr>
          <w:delText>T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he maximum </w:delText>
        </w:r>
        <w:r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RPr="001D5C13" w:rsidDel="00A95DD9">
          <w:rPr>
            <w:rFonts w:ascii="Times New Roman" w:eastAsia="Times New Roman" w:hAnsi="Times New Roman" w:cs="Times New Roman"/>
            <w:sz w:val="24"/>
            <w:szCs w:val="24"/>
            <w:vertAlign w:val="subscript"/>
          </w:rPr>
          <w:delText>adj</w:delText>
        </w:r>
        <w:r w:rsidRPr="001D5C13" w:rsidDel="00A95DD9">
          <w:rPr>
            <w:rFonts w:ascii="Times New Roman" w:eastAsia="Times New Roman" w:hAnsi="Times New Roman" w:cs="Times New Roman"/>
            <w:sz w:val="24"/>
            <w:szCs w:val="24"/>
            <w:vertAlign w:val="superscript"/>
          </w:rPr>
          <w:delText>2</w:delText>
        </w:r>
        <w:r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was considered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, which gave nine predictors; Mallow’s criterion Cp 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should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have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small p and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the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Cp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value 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close to p. 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For this model, six predictors were chosen. 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As for AIC and BIC,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number of predictors that minimize their values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were considered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, and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values 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>were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8 predictors and 4 predictors respectively.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For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>lasso regression,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the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minimum value 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was considered,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which corresponds to 11 betas. However,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>lasso regression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was not explored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in </w:delText>
        </w:r>
        <w:r w:rsidR="00A3439B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this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analysis because it was not useful in this dataset </w:delText>
        </w:r>
        <w:r w:rsidR="00D676B4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as </w:delText>
        </w:r>
        <w:r w:rsidR="00596220" w:rsidDel="00A95DD9">
          <w:rPr>
            <w:rFonts w:ascii="Times New Roman" w:eastAsia="Times New Roman" w:hAnsi="Times New Roman" w:cs="Times New Roman"/>
            <w:sz w:val="24"/>
            <w:szCs w:val="24"/>
          </w:rPr>
          <w:delText>it did not produce a signif</w:delText>
        </w:r>
        <w:r w:rsidR="00D676B4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icant shape where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</w:delText>
        </w:r>
        <w:r w:rsidR="00D676B4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minimum can be easily identified. Hence, only 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four models were formed according to </w:delText>
        </w:r>
        <w:r w:rsidR="00D676B4" w:rsidDel="00A95DD9">
          <w:rPr>
            <w:rFonts w:ascii="Times New Roman" w:eastAsia="Times New Roman" w:hAnsi="Times New Roman" w:cs="Times New Roman"/>
            <w:sz w:val="24"/>
            <w:szCs w:val="24"/>
          </w:rPr>
          <w:delText>the first four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measure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R="0070287C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of fit and then evaluated in terms of diagnostics and VIF</w:delText>
        </w:r>
        <w:r w:rsidR="00572FC7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; 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all these four models are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proper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in terms of diagnostics and VIF. However, model 2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was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preferred as it satisfies all the assumptions of errors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. In additional,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this model</w:delText>
        </w:r>
        <w:r w:rsidR="00E5642E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perform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ed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better in terms of the plot of leverage, diagnostics, and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C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ook’s distance.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In fact, the points were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really close to the left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of the graph, which showed 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low leverage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and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were clustered 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around the 0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, which demonstrated relatively 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low studentized residuals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Its VIF indicate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the absence of 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collinearity </w:delText>
        </w:r>
        <w:r w:rsidR="00E5642E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problems </w:delText>
        </w:r>
        <w:r w:rsidR="00CC39DF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>among the predictors.</w:delText>
        </w:r>
        <w:r w:rsidR="000E15DB" w:rsidRPr="001D5C13" w:rsidDel="00A95DD9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</w:p>
    <w:p w14:paraId="5F050BB3" w14:textId="77777777" w:rsidR="000E15DB" w:rsidRDefault="000E15DB" w:rsidP="00DF2EA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5285374B" w14:textId="2CDD070D" w:rsidR="00A41390" w:rsidRDefault="009A1A09">
      <w:pPr>
        <w:pStyle w:val="Heading2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9" w:name="_Toc500413883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 xml:space="preserve">PART </w:t>
      </w:r>
      <w:r w:rsidR="00370C56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II</w:t>
      </w:r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: Statistical Relationship between Weekly Alcohol Consumption (</w:t>
      </w:r>
      <w:proofErr w:type="spellStart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DWalc</w:t>
      </w:r>
      <w:proofErr w:type="spellEnd"/>
      <w:r w:rsidRPr="00B94B4E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) and the Final Grade G3</w:t>
      </w:r>
      <w:bookmarkEnd w:id="29"/>
    </w:p>
    <w:p w14:paraId="1844E5CA" w14:textId="77777777" w:rsidR="00DE57F8" w:rsidRPr="00B94B4E" w:rsidRDefault="00DE57F8" w:rsidP="00DE57F8"/>
    <w:p w14:paraId="5BA718D4" w14:textId="77777777" w:rsidR="009A1A09" w:rsidRDefault="009A1A09" w:rsidP="00B94B4E">
      <w:pPr>
        <w:pStyle w:val="ListParagraph"/>
        <w:numPr>
          <w:ilvl w:val="0"/>
          <w:numId w:val="7"/>
        </w:numPr>
        <w:spacing w:line="240" w:lineRule="auto"/>
        <w:outlineLvl w:val="2"/>
        <w:rPr>
          <w:rFonts w:ascii="Times New Roman" w:eastAsia="Times New Roman" w:hAnsi="Times New Roman" w:cs="Times New Roman"/>
          <w:b/>
        </w:rPr>
      </w:pPr>
      <w:bookmarkStart w:id="30" w:name="_Toc500413884"/>
      <w:r>
        <w:rPr>
          <w:rFonts w:ascii="Times New Roman" w:eastAsia="Times New Roman" w:hAnsi="Times New Roman" w:cs="Times New Roman"/>
          <w:b/>
        </w:rPr>
        <w:t>Simple linear Regression Model and T Test</w:t>
      </w:r>
      <w:bookmarkEnd w:id="30"/>
    </w:p>
    <w:p w14:paraId="34705C07" w14:textId="5BB1D2CF" w:rsidR="00A70516" w:rsidRDefault="00803855" w:rsidP="00A70516">
      <w:pPr>
        <w:pStyle w:val="ListParagraph"/>
        <w:spacing w:line="240" w:lineRule="auto"/>
        <w:rPr>
          <w:rFonts w:ascii="Times New Roman" w:eastAsia="Times New Roman" w:hAnsi="Times New Roman" w:cs="Times New Roman"/>
          <w:b/>
        </w:rPr>
      </w:pPr>
      <w:r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 wp14:anchorId="747C4EE7" wp14:editId="5AFED725">
            <wp:simplePos x="0" y="0"/>
            <wp:positionH relativeFrom="margin">
              <wp:posOffset>343586</wp:posOffset>
            </wp:positionH>
            <wp:positionV relativeFrom="paragraph">
              <wp:posOffset>123089</wp:posOffset>
            </wp:positionV>
            <wp:extent cx="3714423" cy="1658505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423" cy="165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7384E" w14:textId="75C32D68" w:rsidR="006F0E23" w:rsidRDefault="006F0E23" w:rsidP="004A106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bookmarkStart w:id="31" w:name="_Hlk500187496"/>
    </w:p>
    <w:p w14:paraId="3F87F847" w14:textId="178D4EEC" w:rsidR="004A1067" w:rsidRPr="00C543A1" w:rsidRDefault="00803855" w:rsidP="004A106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         </w:t>
      </w:r>
      <w:r w:rsidR="00C543A1" w:rsidRPr="00C543A1">
        <w:rPr>
          <w:rFonts w:ascii="Times New Roman" w:eastAsia="Times New Roman" w:hAnsi="Times New Roman" w:cs="Times New Roman"/>
          <w:sz w:val="24"/>
        </w:rPr>
        <w:t>H</w:t>
      </w:r>
      <w:r w:rsidR="00C543A1" w:rsidRPr="00C543A1">
        <w:rPr>
          <w:rFonts w:ascii="Times New Roman" w:eastAsia="Times New Roman" w:hAnsi="Times New Roman" w:cs="Times New Roman"/>
          <w:sz w:val="24"/>
          <w:vertAlign w:val="subscript"/>
        </w:rPr>
        <w:t>0</w:t>
      </w:r>
      <w:r w:rsidR="00C543A1" w:rsidRPr="00C543A1">
        <w:rPr>
          <w:rFonts w:ascii="Times New Roman" w:eastAsia="Times New Roman" w:hAnsi="Times New Roman" w:cs="Times New Roman"/>
          <w:sz w:val="24"/>
        </w:rPr>
        <w:t>: β</w:t>
      </w:r>
      <w:r w:rsidR="00C543A1" w:rsidRPr="00C543A1">
        <w:rPr>
          <w:rFonts w:ascii="Times New Roman" w:eastAsia="Times New Roman" w:hAnsi="Times New Roman" w:cs="Times New Roman"/>
          <w:sz w:val="24"/>
          <w:vertAlign w:val="subscript"/>
        </w:rPr>
        <w:t>1</w:t>
      </w:r>
      <w:r w:rsidR="00C543A1" w:rsidRPr="00C543A1">
        <w:rPr>
          <w:rFonts w:ascii="Times New Roman" w:eastAsia="Times New Roman" w:hAnsi="Times New Roman" w:cs="Times New Roman"/>
          <w:sz w:val="24"/>
        </w:rPr>
        <w:t>=0</w:t>
      </w:r>
    </w:p>
    <w:p w14:paraId="5E4CA3DE" w14:textId="07978E86" w:rsidR="00C543A1" w:rsidRDefault="00803855" w:rsidP="004A106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         </w:t>
      </w:r>
      <w:r w:rsidR="00C543A1" w:rsidRPr="00C543A1">
        <w:rPr>
          <w:rFonts w:ascii="Times New Roman" w:eastAsia="Times New Roman" w:hAnsi="Times New Roman" w:cs="Times New Roman"/>
          <w:sz w:val="24"/>
        </w:rPr>
        <w:t>H</w:t>
      </w:r>
      <w:r w:rsidR="00C543A1" w:rsidRPr="00C543A1">
        <w:rPr>
          <w:rFonts w:ascii="Times New Roman" w:eastAsia="Times New Roman" w:hAnsi="Times New Roman" w:cs="Times New Roman"/>
          <w:sz w:val="24"/>
          <w:vertAlign w:val="subscript"/>
        </w:rPr>
        <w:t>a</w:t>
      </w:r>
      <w:r w:rsidR="00C543A1" w:rsidRPr="00C543A1">
        <w:rPr>
          <w:rFonts w:ascii="Times New Roman" w:eastAsia="Times New Roman" w:hAnsi="Times New Roman" w:cs="Times New Roman"/>
          <w:sz w:val="24"/>
        </w:rPr>
        <w:t>: β</w:t>
      </w:r>
      <w:r w:rsidR="00C543A1" w:rsidRPr="00C543A1">
        <w:rPr>
          <w:rFonts w:ascii="Times New Roman" w:eastAsia="Times New Roman" w:hAnsi="Times New Roman" w:cs="Times New Roman"/>
          <w:sz w:val="24"/>
          <w:vertAlign w:val="subscript"/>
        </w:rPr>
        <w:t>1</w:t>
      </w:r>
      <w:r w:rsidR="00C543A1">
        <w:rPr>
          <w:rFonts w:ascii="Times New Roman" w:eastAsia="Times New Roman" w:hAnsi="Times New Roman" w:cs="Times New Roman"/>
          <w:sz w:val="24"/>
          <w:vertAlign w:val="subscript"/>
        </w:rPr>
        <w:t xml:space="preserve"> </w:t>
      </w:r>
      <w:r w:rsidR="00C543A1" w:rsidRPr="00C543A1">
        <w:rPr>
          <w:rFonts w:ascii="Times New Roman" w:eastAsia="Times New Roman" w:hAnsi="Times New Roman" w:cs="Times New Roman"/>
          <w:sz w:val="24"/>
        </w:rPr>
        <w:t>≠ 0</w:t>
      </w:r>
    </w:p>
    <w:p w14:paraId="1DD398A2" w14:textId="6A0A3CA3" w:rsidR="00C54B21" w:rsidRPr="00C543A1" w:rsidRDefault="00803855" w:rsidP="004A1067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               </w:t>
      </w:r>
      <w:bookmarkStart w:id="32" w:name="_Hlk500454857"/>
      <w:r>
        <w:rPr>
          <w:rFonts w:ascii="Times New Roman" w:eastAsia="Times New Roman" w:hAnsi="Times New Roman" w:cs="Times New Roman"/>
          <w:sz w:val="24"/>
        </w:rPr>
        <w:t xml:space="preserve">α=0.05 </w:t>
      </w:r>
      <w:bookmarkEnd w:id="32"/>
    </w:p>
    <w:bookmarkEnd w:id="31"/>
    <w:p w14:paraId="3D3760F4" w14:textId="77777777" w:rsidR="004A1067" w:rsidRDefault="004A1067" w:rsidP="004A1067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424DE301" w14:textId="6A8BAF56" w:rsidR="00DE57F8" w:rsidRDefault="00DE57F8" w:rsidP="004A1067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12BCFCC5" w14:textId="77777777" w:rsidR="002C55EE" w:rsidRPr="004A1067" w:rsidRDefault="002C55EE" w:rsidP="004A1067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7DADCFA6" w14:textId="4FB6A349" w:rsidR="00C543A1" w:rsidRPr="00DE57F8" w:rsidRDefault="009A1A09" w:rsidP="00DE57F8">
      <w:pPr>
        <w:pStyle w:val="ListParagraph"/>
        <w:numPr>
          <w:ilvl w:val="0"/>
          <w:numId w:val="7"/>
        </w:numPr>
        <w:spacing w:line="240" w:lineRule="auto"/>
        <w:outlineLvl w:val="2"/>
        <w:rPr>
          <w:rFonts w:ascii="Times New Roman" w:eastAsia="Times New Roman" w:hAnsi="Times New Roman" w:cs="Times New Roman"/>
          <w:b/>
        </w:rPr>
      </w:pPr>
      <w:bookmarkStart w:id="33" w:name="_Toc500413885"/>
      <w:r>
        <w:rPr>
          <w:rFonts w:ascii="Times New Roman" w:eastAsia="Times New Roman" w:hAnsi="Times New Roman" w:cs="Times New Roman"/>
          <w:b/>
        </w:rPr>
        <w:t>Multilinear Regression Model and Partial F Test</w:t>
      </w:r>
      <w:bookmarkEnd w:id="33"/>
    </w:p>
    <w:p w14:paraId="10040B6B" w14:textId="3EA1D3AC" w:rsidR="001F4A3C" w:rsidRDefault="00B94B4E" w:rsidP="00DF2EA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6FBC1A8D" wp14:editId="23A8602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594735" cy="1338020"/>
            <wp:effectExtent l="0" t="0" r="12065" b="8255"/>
            <wp:wrapSquare wrapText="bothSides"/>
            <wp:docPr id="1" name="Picture 1" descr="Screen%20Shot%202017-12-08%20at%203.58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12-08%20at%203.58.33%20PM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13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3A1">
        <w:rPr>
          <w:rFonts w:ascii="Times New Roman" w:eastAsia="Times New Roman" w:hAnsi="Times New Roman" w:cs="Times New Roman"/>
        </w:rPr>
        <w:t>Partial F test:</w:t>
      </w:r>
    </w:p>
    <w:p w14:paraId="0636C1F2" w14:textId="77777777" w:rsidR="00C543A1" w:rsidRPr="00C543A1" w:rsidRDefault="00C543A1" w:rsidP="00C543A1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543A1">
        <w:rPr>
          <w:rFonts w:ascii="Times New Roman" w:eastAsia="Times New Roman" w:hAnsi="Times New Roman" w:cs="Times New Roman"/>
          <w:sz w:val="24"/>
        </w:rPr>
        <w:t>H</w:t>
      </w:r>
      <w:r w:rsidRPr="00C543A1">
        <w:rPr>
          <w:rFonts w:ascii="Times New Roman" w:eastAsia="Times New Roman" w:hAnsi="Times New Roman" w:cs="Times New Roman"/>
          <w:sz w:val="24"/>
          <w:vertAlign w:val="subscript"/>
        </w:rPr>
        <w:t>0</w:t>
      </w:r>
      <w:r w:rsidRPr="00C543A1">
        <w:rPr>
          <w:rFonts w:ascii="Times New Roman" w:eastAsia="Times New Roman" w:hAnsi="Times New Roman" w:cs="Times New Roman"/>
          <w:sz w:val="24"/>
        </w:rPr>
        <w:t>: β</w:t>
      </w:r>
      <w:r>
        <w:rPr>
          <w:rFonts w:ascii="Times New Roman" w:eastAsia="Times New Roman" w:hAnsi="Times New Roman" w:cs="Times New Roman"/>
          <w:sz w:val="24"/>
          <w:vertAlign w:val="subscript"/>
        </w:rPr>
        <w:t>15</w:t>
      </w:r>
      <w:r w:rsidRPr="00C543A1">
        <w:rPr>
          <w:rFonts w:ascii="Times New Roman" w:eastAsia="Times New Roman" w:hAnsi="Times New Roman" w:cs="Times New Roman"/>
          <w:sz w:val="24"/>
        </w:rPr>
        <w:t>=0</w:t>
      </w:r>
    </w:p>
    <w:p w14:paraId="7DBB0B9F" w14:textId="77777777" w:rsidR="00C543A1" w:rsidRPr="00C543A1" w:rsidRDefault="00C543A1" w:rsidP="00C543A1">
      <w:pPr>
        <w:spacing w:line="240" w:lineRule="auto"/>
        <w:rPr>
          <w:rFonts w:ascii="Times New Roman" w:eastAsia="Times New Roman" w:hAnsi="Times New Roman" w:cs="Times New Roman"/>
          <w:sz w:val="24"/>
        </w:rPr>
      </w:pPr>
      <w:r w:rsidRPr="00C543A1">
        <w:rPr>
          <w:rFonts w:ascii="Times New Roman" w:eastAsia="Times New Roman" w:hAnsi="Times New Roman" w:cs="Times New Roman"/>
          <w:sz w:val="24"/>
        </w:rPr>
        <w:t>H</w:t>
      </w:r>
      <w:r w:rsidRPr="00C543A1">
        <w:rPr>
          <w:rFonts w:ascii="Times New Roman" w:eastAsia="Times New Roman" w:hAnsi="Times New Roman" w:cs="Times New Roman"/>
          <w:sz w:val="24"/>
          <w:vertAlign w:val="subscript"/>
        </w:rPr>
        <w:t>a</w:t>
      </w:r>
      <w:r w:rsidRPr="00C543A1">
        <w:rPr>
          <w:rFonts w:ascii="Times New Roman" w:eastAsia="Times New Roman" w:hAnsi="Times New Roman" w:cs="Times New Roman"/>
          <w:sz w:val="24"/>
        </w:rPr>
        <w:t>: β</w:t>
      </w:r>
      <w:r w:rsidRPr="00C543A1">
        <w:rPr>
          <w:rFonts w:ascii="Times New Roman" w:eastAsia="Times New Roman" w:hAnsi="Times New Roman" w:cs="Times New Roman"/>
          <w:sz w:val="24"/>
          <w:vertAlign w:val="subscript"/>
        </w:rPr>
        <w:t>1</w:t>
      </w:r>
      <w:r>
        <w:rPr>
          <w:rFonts w:ascii="Times New Roman" w:eastAsia="Times New Roman" w:hAnsi="Times New Roman" w:cs="Times New Roman"/>
          <w:sz w:val="24"/>
          <w:vertAlign w:val="subscript"/>
        </w:rPr>
        <w:t xml:space="preserve">5 </w:t>
      </w:r>
      <w:r w:rsidRPr="00C543A1">
        <w:rPr>
          <w:rFonts w:ascii="Times New Roman" w:eastAsia="Times New Roman" w:hAnsi="Times New Roman" w:cs="Times New Roman"/>
          <w:sz w:val="24"/>
        </w:rPr>
        <w:t>≠ 0</w:t>
      </w:r>
    </w:p>
    <w:p w14:paraId="0BB9C122" w14:textId="5C53C803" w:rsidR="008962EC" w:rsidRDefault="00803855" w:rsidP="00DF2EAD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</w:rPr>
        <w:t>α=0.05</w:t>
      </w:r>
    </w:p>
    <w:p w14:paraId="10882C0F" w14:textId="25A0225C" w:rsidR="000C1310" w:rsidRDefault="000C1310" w:rsidP="000C131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156243" w14:textId="4F2AC6C6" w:rsidR="00572FC7" w:rsidRDefault="00572FC7" w:rsidP="000C131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188B4C" w14:textId="77777777" w:rsidR="00572FC7" w:rsidRDefault="00572FC7" w:rsidP="000C131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61FFA4" w14:textId="144A9857" w:rsidR="001D5C13" w:rsidRDefault="00CC39DF" w:rsidP="00572FC7">
      <w:pPr>
        <w:rPr>
          <w:rFonts w:ascii="Times New Roman" w:eastAsia="Times New Roman" w:hAnsi="Times New Roman" w:cs="Times New Roman"/>
          <w:sz w:val="24"/>
          <w:szCs w:val="24"/>
        </w:rPr>
      </w:pPr>
      <w:r w:rsidRPr="00CC39DF">
        <w:rPr>
          <w:rFonts w:ascii="Times New Roman" w:eastAsia="Times New Roman" w:hAnsi="Times New Roman" w:cs="Times New Roman"/>
          <w:sz w:val="24"/>
          <w:szCs w:val="24"/>
        </w:rPr>
        <w:t>F</w:t>
      </w:r>
      <w:r w:rsidR="001D5C13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r part II, weekly alcohol consumption is a significant predictor in the simple linear regression model. Its p</w:t>
      </w:r>
      <w:r w:rsidR="00E60EE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value is 4e-04, which</w:t>
      </w:r>
      <w:r w:rsidR="00E5642E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 xml:space="preserve"> less than 0.05,</w:t>
      </w:r>
      <w:r w:rsidR="00E564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hence</w:t>
      </w:r>
      <w:r w:rsidR="00E5642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 xml:space="preserve"> there is enough evidence to reject the null </w:t>
      </w:r>
      <w:r w:rsidR="00A3439B" w:rsidRPr="00CC39DF">
        <w:rPr>
          <w:rFonts w:ascii="Times New Roman" w:eastAsia="Times New Roman" w:hAnsi="Times New Roman" w:cs="Times New Roman"/>
          <w:sz w:val="24"/>
          <w:szCs w:val="24"/>
        </w:rPr>
        <w:t>hypothesis</w:t>
      </w:r>
      <w:r w:rsidR="00B94B4E">
        <w:rPr>
          <w:rFonts w:ascii="Times New Roman" w:eastAsia="Times New Roman" w:hAnsi="Times New Roman" w:cs="Times New Roman"/>
          <w:sz w:val="24"/>
          <w:szCs w:val="24"/>
        </w:rPr>
        <w:t>.</w:t>
      </w:r>
      <w:r w:rsidR="00B94B4E" w:rsidRPr="00F902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4B4E">
        <w:rPr>
          <w:rFonts w:ascii="Times New Roman" w:eastAsia="Times New Roman" w:hAnsi="Times New Roman" w:cs="Times New Roman"/>
          <w:sz w:val="24"/>
          <w:szCs w:val="24"/>
        </w:rPr>
        <w:t xml:space="preserve">Our interpretation in this model is: </w:t>
      </w:r>
      <w:r w:rsidR="00B94B4E" w:rsidRPr="00B94B4E">
        <w:rPr>
          <w:rFonts w:ascii="Times New Roman" w:eastAsia="Times New Roman" w:hAnsi="Times New Roman" w:cs="Times New Roman"/>
          <w:sz w:val="24"/>
          <w:szCs w:val="24"/>
        </w:rPr>
        <w:t>f</w:t>
      </w:r>
      <w:r w:rsidR="00B94B4E" w:rsidRPr="00F90248">
        <w:rPr>
          <w:rFonts w:ascii="Times New Roman" w:eastAsia="Times New Roman" w:hAnsi="Times New Roman" w:cs="Times New Roman"/>
          <w:sz w:val="24"/>
          <w:szCs w:val="24"/>
        </w:rPr>
        <w:t>or every increase in unit of alcohol consumption, there is a 0.3 decrease of final grade score.</w:t>
      </w:r>
      <w:r w:rsidR="00B94B4E">
        <w:rPr>
          <w:rFonts w:ascii="Times New Roman" w:eastAsia="Times New Roman" w:hAnsi="Times New Roman" w:cs="Times New Roman"/>
          <w:sz w:val="24"/>
          <w:szCs w:val="24"/>
        </w:rPr>
        <w:t xml:space="preserve"> However, this is not a satisfactory model because the R</w:t>
      </w:r>
      <w:r w:rsidR="00B94B4E" w:rsidRPr="00F90248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="00B94B4E">
        <w:rPr>
          <w:rFonts w:ascii="Times New Roman" w:eastAsia="Times New Roman" w:hAnsi="Times New Roman" w:cs="Times New Roman"/>
          <w:sz w:val="24"/>
          <w:szCs w:val="24"/>
        </w:rPr>
        <w:t xml:space="preserve"> is very low (0.03). </w:t>
      </w:r>
      <w:r w:rsidR="00A3439B" w:rsidRPr="00CC39DF">
        <w:rPr>
          <w:rFonts w:ascii="Times New Roman" w:eastAsia="Times New Roman" w:hAnsi="Times New Roman" w:cs="Times New Roman"/>
          <w:sz w:val="24"/>
          <w:szCs w:val="24"/>
        </w:rPr>
        <w:t>In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 xml:space="preserve"> terms of the multilinear model, partial f</w:t>
      </w:r>
      <w:r w:rsidR="00E5642E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 xml:space="preserve">test indicates that weekly alcohol consumption is not significant in predicting the final grade G3, </w:t>
      </w:r>
      <w:r w:rsidR="00A3439B">
        <w:rPr>
          <w:rFonts w:ascii="Times New Roman" w:eastAsia="Times New Roman" w:hAnsi="Times New Roman" w:cs="Times New Roman"/>
          <w:sz w:val="24"/>
          <w:szCs w:val="24"/>
        </w:rPr>
        <w:t xml:space="preserve">when 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other predictors</w:t>
      </w:r>
      <w:r w:rsidR="00A3439B">
        <w:rPr>
          <w:rFonts w:ascii="Times New Roman" w:eastAsia="Times New Roman" w:hAnsi="Times New Roman" w:cs="Times New Roman"/>
          <w:sz w:val="24"/>
          <w:szCs w:val="24"/>
        </w:rPr>
        <w:t xml:space="preserve"> are given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. Its p</w:t>
      </w:r>
      <w:r w:rsidR="00E60EE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>value is 0.192</w:t>
      </w:r>
      <w:r w:rsidR="00A3439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C39DF">
        <w:rPr>
          <w:rFonts w:ascii="Times New Roman" w:eastAsia="Times New Roman" w:hAnsi="Times New Roman" w:cs="Times New Roman"/>
          <w:sz w:val="24"/>
          <w:szCs w:val="24"/>
        </w:rPr>
        <w:t xml:space="preserve"> which is higher than 0.05. </w:t>
      </w:r>
      <w:bookmarkStart w:id="34" w:name="_Toc500413887"/>
    </w:p>
    <w:p w14:paraId="7E31CE20" w14:textId="77777777" w:rsidR="00B94B4E" w:rsidRPr="00F90248" w:rsidRDefault="00B94B4E" w:rsidP="00572F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D72B20" w14:textId="455F7D98" w:rsidR="009A1A09" w:rsidRPr="00674102" w:rsidRDefault="009A1A09" w:rsidP="00B94B4E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674102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t>Conclusion</w:t>
      </w:r>
      <w:bookmarkEnd w:id="34"/>
    </w:p>
    <w:p w14:paraId="23AFC1D1" w14:textId="763BB978" w:rsidR="00920379" w:rsidRDefault="003B7270" w:rsidP="00F90248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Statistical analysis indicates that </w:t>
      </w:r>
      <w:r w:rsidR="00821F91">
        <w:rPr>
          <w:rFonts w:ascii="Times New Roman" w:eastAsia="Times New Roman" w:hAnsi="Times New Roman" w:cs="Times New Roman"/>
          <w:sz w:val="24"/>
          <w:szCs w:val="24"/>
        </w:rPr>
        <w:t xml:space="preserve">sex, address, </w:t>
      </w:r>
      <w:proofErr w:type="spellStart"/>
      <w:r w:rsidR="00821F91">
        <w:rPr>
          <w:rFonts w:ascii="Times New Roman" w:eastAsia="Times New Roman" w:hAnsi="Times New Roman" w:cs="Times New Roman"/>
          <w:sz w:val="24"/>
          <w:szCs w:val="24"/>
        </w:rPr>
        <w:t>studytime</w:t>
      </w:r>
      <w:proofErr w:type="spellEnd"/>
      <w:r w:rsidR="00821F91">
        <w:rPr>
          <w:rFonts w:ascii="Times New Roman" w:eastAsia="Times New Roman" w:hAnsi="Times New Roman" w:cs="Times New Roman"/>
          <w:sz w:val="24"/>
          <w:szCs w:val="24"/>
        </w:rPr>
        <w:t xml:space="preserve">, failures, </w:t>
      </w:r>
      <w:proofErr w:type="spellStart"/>
      <w:r w:rsidR="00821F91">
        <w:rPr>
          <w:rFonts w:ascii="Times New Roman" w:eastAsia="Times New Roman" w:hAnsi="Times New Roman" w:cs="Times New Roman"/>
          <w:sz w:val="24"/>
          <w:szCs w:val="24"/>
        </w:rPr>
        <w:t>goout</w:t>
      </w:r>
      <w:proofErr w:type="spellEnd"/>
      <w:r w:rsidR="00821F91">
        <w:rPr>
          <w:rFonts w:ascii="Times New Roman" w:eastAsia="Times New Roman" w:hAnsi="Times New Roman" w:cs="Times New Roman"/>
          <w:sz w:val="24"/>
          <w:szCs w:val="24"/>
        </w:rPr>
        <w:t>, and absences</w:t>
      </w:r>
      <w:r w:rsidR="00821F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best </w:t>
      </w:r>
      <w:r w:rsidR="00674102">
        <w:rPr>
          <w:rFonts w:ascii="Times New Roman" w:hAnsi="Times New Roman" w:cs="Times New Roman" w:hint="eastAsia"/>
          <w:sz w:val="24"/>
          <w:szCs w:val="24"/>
        </w:rPr>
        <w:t>predictors</w:t>
      </w:r>
      <w:r>
        <w:rPr>
          <w:rFonts w:ascii="Times New Roman" w:hAnsi="Times New Roman" w:cs="Times New Roman"/>
          <w:sz w:val="24"/>
          <w:szCs w:val="24"/>
        </w:rPr>
        <w:t xml:space="preserve"> in predicting the final grade G3</w:t>
      </w:r>
      <w:r w:rsidR="00E915DC">
        <w:rPr>
          <w:rFonts w:ascii="Times New Roman" w:hAnsi="Times New Roman" w:cs="Times New Roman"/>
          <w:sz w:val="24"/>
          <w:szCs w:val="24"/>
        </w:rPr>
        <w:t xml:space="preserve">. </w:t>
      </w:r>
      <w:r w:rsidR="00821F91">
        <w:rPr>
          <w:rFonts w:ascii="Times New Roman" w:hAnsi="Times New Roman" w:cs="Times New Roman"/>
          <w:sz w:val="24"/>
          <w:szCs w:val="24"/>
        </w:rPr>
        <w:t xml:space="preserve">Weekly Alcohol consumption </w:t>
      </w:r>
      <w:r w:rsidR="00E60EEB">
        <w:rPr>
          <w:rFonts w:ascii="Times New Roman" w:hAnsi="Times New Roman" w:cs="Times New Roman"/>
          <w:sz w:val="24"/>
          <w:szCs w:val="24"/>
        </w:rPr>
        <w:t xml:space="preserve">a significant </w:t>
      </w:r>
      <w:r w:rsidR="00821F91">
        <w:rPr>
          <w:rFonts w:ascii="Times New Roman" w:hAnsi="Times New Roman" w:cs="Times New Roman"/>
          <w:sz w:val="24"/>
          <w:szCs w:val="24"/>
        </w:rPr>
        <w:t xml:space="preserve">predictor </w:t>
      </w:r>
      <w:r w:rsidR="00E60EEB">
        <w:rPr>
          <w:rFonts w:ascii="Times New Roman" w:hAnsi="Times New Roman" w:cs="Times New Roman"/>
          <w:sz w:val="24"/>
          <w:szCs w:val="24"/>
        </w:rPr>
        <w:t>for the final</w:t>
      </w:r>
      <w:commentRangeStart w:id="35"/>
      <w:r w:rsidR="00E60EEB">
        <w:rPr>
          <w:rFonts w:ascii="Times New Roman" w:hAnsi="Times New Roman" w:cs="Times New Roman"/>
          <w:sz w:val="24"/>
          <w:szCs w:val="24"/>
        </w:rPr>
        <w:t xml:space="preserve"> </w:t>
      </w:r>
      <w:commentRangeEnd w:id="35"/>
      <w:r w:rsidR="00E60EEB">
        <w:rPr>
          <w:rStyle w:val="CommentReference"/>
        </w:rPr>
        <w:commentReference w:id="35"/>
      </w:r>
      <w:r w:rsidR="00821F91">
        <w:rPr>
          <w:rFonts w:ascii="Times New Roman" w:hAnsi="Times New Roman" w:cs="Times New Roman"/>
          <w:sz w:val="24"/>
          <w:szCs w:val="24"/>
        </w:rPr>
        <w:t xml:space="preserve">grade in a simple linear regression model but </w:t>
      </w:r>
      <w:r w:rsidR="00E60EEB">
        <w:rPr>
          <w:rFonts w:ascii="Times New Roman" w:hAnsi="Times New Roman" w:cs="Times New Roman"/>
          <w:sz w:val="24"/>
          <w:szCs w:val="24"/>
        </w:rPr>
        <w:t xml:space="preserve">it is not significant if considered in our </w:t>
      </w:r>
      <w:r w:rsidR="00E60EEB">
        <w:rPr>
          <w:rStyle w:val="CommentReference"/>
        </w:rPr>
        <w:commentReference w:id="36"/>
      </w:r>
      <w:r w:rsidR="00E60EEB">
        <w:rPr>
          <w:rFonts w:ascii="Times New Roman" w:hAnsi="Times New Roman" w:cs="Times New Roman"/>
          <w:sz w:val="24"/>
          <w:szCs w:val="24"/>
        </w:rPr>
        <w:t xml:space="preserve">multilinear </w:t>
      </w:r>
      <w:r w:rsidR="00821F91">
        <w:rPr>
          <w:rFonts w:ascii="Times New Roman" w:hAnsi="Times New Roman" w:cs="Times New Roman"/>
          <w:sz w:val="24"/>
          <w:szCs w:val="24"/>
        </w:rPr>
        <w:t>regression model.</w:t>
      </w:r>
      <w:r w:rsidR="00E915DC">
        <w:rPr>
          <w:rFonts w:ascii="Times New Roman" w:hAnsi="Times New Roman" w:cs="Times New Roman"/>
          <w:sz w:val="24"/>
          <w:szCs w:val="24"/>
        </w:rPr>
        <w:t xml:space="preserve"> </w:t>
      </w:r>
      <w:r w:rsidR="006E6FD3">
        <w:rPr>
          <w:rFonts w:ascii="Times New Roman" w:hAnsi="Times New Roman" w:cs="Times New Roman"/>
          <w:sz w:val="24"/>
          <w:szCs w:val="24"/>
        </w:rPr>
        <w:t>In retrospect, t</w:t>
      </w:r>
      <w:r w:rsidR="00E915DC">
        <w:rPr>
          <w:rFonts w:ascii="Times New Roman" w:hAnsi="Times New Roman" w:cs="Times New Roman"/>
          <w:sz w:val="24"/>
          <w:szCs w:val="24"/>
        </w:rPr>
        <w:t xml:space="preserve">he dataset has some limitations. </w:t>
      </w:r>
      <w:r w:rsidR="00E5642E">
        <w:rPr>
          <w:rFonts w:ascii="Times New Roman" w:hAnsi="Times New Roman" w:cs="Times New Roman"/>
          <w:sz w:val="24"/>
          <w:szCs w:val="24"/>
        </w:rPr>
        <w:t>For example</w:t>
      </w:r>
      <w:r w:rsidR="00E915DC">
        <w:rPr>
          <w:rFonts w:ascii="Times New Roman" w:hAnsi="Times New Roman" w:cs="Times New Roman"/>
          <w:sz w:val="24"/>
          <w:szCs w:val="24"/>
        </w:rPr>
        <w:t>, it does not take into account on the family’s income, which could be a significant factor in the final grade</w:t>
      </w:r>
      <w:r w:rsidR="006E6FD3">
        <w:rPr>
          <w:rFonts w:ascii="Times New Roman" w:hAnsi="Times New Roman" w:cs="Times New Roman"/>
          <w:sz w:val="24"/>
          <w:szCs w:val="24"/>
        </w:rPr>
        <w:t xml:space="preserve">. In addition, variables such as </w:t>
      </w:r>
      <w:r w:rsidR="006C4D4F">
        <w:rPr>
          <w:rFonts w:ascii="Times New Roman" w:hAnsi="Times New Roman" w:cs="Times New Roman"/>
          <w:sz w:val="24"/>
          <w:szCs w:val="24"/>
        </w:rPr>
        <w:t xml:space="preserve">the </w:t>
      </w:r>
      <w:r w:rsidR="00302621" w:rsidRPr="00302621">
        <w:rPr>
          <w:rFonts w:ascii="Times New Roman" w:hAnsi="Times New Roman" w:cs="Times New Roman"/>
          <w:sz w:val="24"/>
          <w:szCs w:val="24"/>
        </w:rPr>
        <w:t xml:space="preserve">quality of previous education, family issues, student’s psychological state, safety of school district, safety of </w:t>
      </w:r>
      <w:r w:rsidR="00302621" w:rsidRPr="00302621">
        <w:rPr>
          <w:rFonts w:ascii="Times New Roman" w:hAnsi="Times New Roman" w:cs="Times New Roman"/>
          <w:sz w:val="24"/>
          <w:szCs w:val="24"/>
          <w:lang w:val="en-US"/>
        </w:rPr>
        <w:t>neighborhood</w:t>
      </w:r>
      <w:r w:rsidR="0030262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6FD3">
        <w:rPr>
          <w:rFonts w:ascii="Times New Roman" w:hAnsi="Times New Roman" w:cs="Times New Roman"/>
          <w:sz w:val="24"/>
          <w:szCs w:val="24"/>
        </w:rPr>
        <w:t>could also be</w:t>
      </w:r>
      <w:r w:rsidR="006C4D4F">
        <w:rPr>
          <w:rFonts w:ascii="Times New Roman" w:hAnsi="Times New Roman" w:cs="Times New Roman"/>
          <w:sz w:val="24"/>
          <w:szCs w:val="24"/>
        </w:rPr>
        <w:t xml:space="preserve"> </w:t>
      </w:r>
      <w:r w:rsidR="006E6FD3">
        <w:rPr>
          <w:rFonts w:ascii="Times New Roman" w:hAnsi="Times New Roman" w:cs="Times New Roman"/>
          <w:sz w:val="24"/>
          <w:szCs w:val="24"/>
        </w:rPr>
        <w:t>taken into consideration as they may h</w:t>
      </w:r>
      <w:r w:rsidR="006C4D4F">
        <w:rPr>
          <w:rFonts w:ascii="Times New Roman" w:hAnsi="Times New Roman" w:cs="Times New Roman"/>
          <w:sz w:val="24"/>
          <w:szCs w:val="24"/>
        </w:rPr>
        <w:t xml:space="preserve">ave significant impact. </w:t>
      </w:r>
      <w:r w:rsidR="0000601B" w:rsidRPr="00B94B4E">
        <w:rPr>
          <w:rFonts w:ascii="Times New Roman" w:hAnsi="Times New Roman" w:cs="Times New Roman"/>
          <w:sz w:val="24"/>
          <w:szCs w:val="24"/>
        </w:rPr>
        <w:t xml:space="preserve">Furthermore, the data with response as zero were deleted in the analysis, some of which have studied as many as 10 hours </w:t>
      </w:r>
      <w:r w:rsidR="0000601B" w:rsidRPr="00B94B4E">
        <w:rPr>
          <w:rFonts w:ascii="Times New Roman" w:hAnsi="Times New Roman" w:cs="Times New Roman"/>
          <w:sz w:val="24"/>
          <w:szCs w:val="24"/>
        </w:rPr>
        <w:lastRenderedPageBreak/>
        <w:t>per week. These observations are definitely strange, therefore further exploration could be conducted to find reasons behind</w:t>
      </w:r>
      <w:r w:rsidR="0000601B">
        <w:rPr>
          <w:rFonts w:ascii="Times New Roman" w:hAnsi="Times New Roman" w:cs="Times New Roman"/>
          <w:sz w:val="24"/>
          <w:szCs w:val="24"/>
        </w:rPr>
        <w:t xml:space="preserve">. </w:t>
      </w:r>
      <w:r w:rsidR="00292709">
        <w:rPr>
          <w:rFonts w:ascii="Times New Roman" w:hAnsi="Times New Roman" w:cs="Times New Roman"/>
          <w:sz w:val="24"/>
          <w:szCs w:val="24"/>
        </w:rPr>
        <w:t>Potential reason may be low quality of stu</w:t>
      </w:r>
      <w:r w:rsidR="00CA631B">
        <w:rPr>
          <w:rFonts w:ascii="Times New Roman" w:hAnsi="Times New Roman" w:cs="Times New Roman"/>
          <w:sz w:val="24"/>
          <w:szCs w:val="24"/>
        </w:rPr>
        <w:t>dy</w:t>
      </w:r>
      <w:r w:rsidR="00302621">
        <w:rPr>
          <w:rFonts w:ascii="Times New Roman" w:hAnsi="Times New Roman" w:cs="Times New Roman"/>
          <w:sz w:val="24"/>
          <w:szCs w:val="24"/>
        </w:rPr>
        <w:t>,</w:t>
      </w:r>
      <w:r w:rsidR="009003E3">
        <w:rPr>
          <w:rFonts w:ascii="Times New Roman" w:hAnsi="Times New Roman" w:cs="Times New Roman"/>
          <w:sz w:val="24"/>
          <w:szCs w:val="24"/>
        </w:rPr>
        <w:t xml:space="preserve"> drop </w:t>
      </w:r>
      <w:r w:rsidR="00302621">
        <w:rPr>
          <w:rFonts w:ascii="Times New Roman" w:hAnsi="Times New Roman" w:cs="Times New Roman"/>
          <w:sz w:val="24"/>
          <w:szCs w:val="24"/>
        </w:rPr>
        <w:t>o</w:t>
      </w:r>
      <w:r w:rsidR="009003E3">
        <w:rPr>
          <w:rFonts w:ascii="Times New Roman" w:hAnsi="Times New Roman" w:cs="Times New Roman"/>
          <w:sz w:val="24"/>
          <w:szCs w:val="24"/>
        </w:rPr>
        <w:t>ut from the course</w:t>
      </w:r>
      <w:r w:rsidR="00302621">
        <w:rPr>
          <w:rFonts w:ascii="Times New Roman" w:hAnsi="Times New Roman" w:cs="Times New Roman"/>
          <w:sz w:val="24"/>
          <w:szCs w:val="24"/>
        </w:rPr>
        <w:t>, or violation of academic integrity</w:t>
      </w:r>
      <w:r w:rsidR="00E5642E">
        <w:rPr>
          <w:rFonts w:ascii="Times New Roman" w:hAnsi="Times New Roman" w:cs="Times New Roman"/>
          <w:sz w:val="24"/>
          <w:szCs w:val="24"/>
        </w:rPr>
        <w:t>.</w:t>
      </w:r>
    </w:p>
    <w:p w14:paraId="55562CB4" w14:textId="77777777" w:rsidR="001D5C13" w:rsidRDefault="001D5C13" w:rsidP="0029270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28AB215B" w14:textId="77777777" w:rsidR="009A1A09" w:rsidRPr="006F0E23" w:rsidRDefault="009A1A09" w:rsidP="00B94B4E">
      <w:pPr>
        <w:pStyle w:val="Heading1"/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bookmarkStart w:id="37" w:name="_Toc500413888"/>
      <w:r w:rsidRPr="006F0E23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t>Team Member Contributions</w:t>
      </w:r>
      <w:bookmarkEnd w:id="37"/>
    </w:p>
    <w:p w14:paraId="482B5CE6" w14:textId="23807774" w:rsidR="00C24879" w:rsidRDefault="00C24879" w:rsidP="002C55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C24879">
        <w:rPr>
          <w:rFonts w:ascii="Times New Roman" w:hAnsi="Times New Roman" w:cs="Times New Roman"/>
        </w:rPr>
        <w:t>Ruxin</w:t>
      </w:r>
      <w:proofErr w:type="spellEnd"/>
      <w:r w:rsidRPr="00C2487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Tong: designed the questions, performed the model selection, created diagnostic plots, performed </w:t>
      </w:r>
      <w:r w:rsidR="009D6E29">
        <w:rPr>
          <w:rFonts w:ascii="Times New Roman" w:eastAsia="Times New Roman" w:hAnsi="Times New Roman" w:cs="Times New Roman"/>
        </w:rPr>
        <w:t>lasso</w:t>
      </w:r>
      <w:r>
        <w:rPr>
          <w:rFonts w:ascii="Times New Roman" w:eastAsia="Times New Roman" w:hAnsi="Times New Roman" w:cs="Times New Roman"/>
        </w:rPr>
        <w:t>,</w:t>
      </w:r>
      <w:r w:rsidR="009D6E29">
        <w:rPr>
          <w:rFonts w:ascii="Times New Roman" w:eastAsia="Times New Roman" w:hAnsi="Times New Roman" w:cs="Times New Roman"/>
        </w:rPr>
        <w:t xml:space="preserve"> presented the research, </w:t>
      </w:r>
      <w:r>
        <w:rPr>
          <w:rFonts w:ascii="Times New Roman" w:eastAsia="Times New Roman" w:hAnsi="Times New Roman" w:cs="Times New Roman"/>
        </w:rPr>
        <w:t xml:space="preserve">and contributed to </w:t>
      </w:r>
      <w:commentRangeStart w:id="38"/>
      <w:r>
        <w:rPr>
          <w:rFonts w:ascii="Times New Roman" w:eastAsia="Times New Roman" w:hAnsi="Times New Roman" w:cs="Times New Roman"/>
        </w:rPr>
        <w:t>writ</w:t>
      </w:r>
      <w:r w:rsidR="00E60EEB"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</w:t>
      </w:r>
      <w:commentRangeEnd w:id="38"/>
      <w:r w:rsidR="00E60EEB">
        <w:rPr>
          <w:rStyle w:val="CommentReference"/>
        </w:rPr>
        <w:commentReference w:id="38"/>
      </w:r>
      <w:r>
        <w:rPr>
          <w:rFonts w:ascii="Times New Roman" w:eastAsia="Times New Roman" w:hAnsi="Times New Roman" w:cs="Times New Roman"/>
        </w:rPr>
        <w:t>the final report</w:t>
      </w:r>
      <w:r w:rsidR="0000601B">
        <w:rPr>
          <w:rFonts w:ascii="Times New Roman" w:eastAsia="Times New Roman" w:hAnsi="Times New Roman" w:cs="Times New Roman"/>
        </w:rPr>
        <w:t xml:space="preserve"> and presentation</w:t>
      </w:r>
    </w:p>
    <w:p w14:paraId="4297D047" w14:textId="12737170" w:rsidR="00C24879" w:rsidRDefault="00C24879" w:rsidP="002C55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Wenrui Cai: selected the dataset, designed the questions, performed the model selection, created diagnostic plots,</w:t>
      </w:r>
      <w:r w:rsidR="00D377C3">
        <w:rPr>
          <w:rFonts w:ascii="Times New Roman" w:eastAsia="Times New Roman" w:hAnsi="Times New Roman" w:cs="Times New Roman"/>
        </w:rPr>
        <w:t xml:space="preserve"> </w:t>
      </w:r>
      <w:r w:rsidR="00B86864">
        <w:rPr>
          <w:rFonts w:ascii="Times New Roman" w:eastAsia="Times New Roman" w:hAnsi="Times New Roman" w:cs="Times New Roman"/>
        </w:rPr>
        <w:t xml:space="preserve">created the PowerPoint presentation, </w:t>
      </w:r>
      <w:r w:rsidR="009D6E29">
        <w:rPr>
          <w:rFonts w:ascii="Times New Roman" w:eastAsia="Times New Roman" w:hAnsi="Times New Roman" w:cs="Times New Roman"/>
        </w:rPr>
        <w:t xml:space="preserve">presented the research, </w:t>
      </w:r>
      <w:r>
        <w:rPr>
          <w:rFonts w:ascii="Times New Roman" w:eastAsia="Times New Roman" w:hAnsi="Times New Roman" w:cs="Times New Roman"/>
        </w:rPr>
        <w:t>and contributed to writ</w:t>
      </w:r>
      <w:r w:rsidR="0054605C">
        <w:rPr>
          <w:rFonts w:ascii="Times New Roman" w:eastAsia="Times New Roman" w:hAnsi="Times New Roman" w:cs="Times New Roman"/>
        </w:rPr>
        <w:t>ing</w:t>
      </w:r>
      <w:r>
        <w:rPr>
          <w:rFonts w:ascii="Times New Roman" w:eastAsia="Times New Roman" w:hAnsi="Times New Roman" w:cs="Times New Roman"/>
        </w:rPr>
        <w:t xml:space="preserve"> the final report</w:t>
      </w:r>
    </w:p>
    <w:p w14:paraId="551DFCC6" w14:textId="5D3EAB0A" w:rsidR="00C24879" w:rsidRDefault="00C24879" w:rsidP="002C55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Ruiqi</w:t>
      </w:r>
      <w:proofErr w:type="spellEnd"/>
      <w:r>
        <w:rPr>
          <w:rFonts w:ascii="Times New Roman" w:eastAsia="Times New Roman" w:hAnsi="Times New Roman" w:cs="Times New Roman"/>
        </w:rPr>
        <w:t xml:space="preserve"> Dong: </w:t>
      </w:r>
      <w:r w:rsidR="0054605C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esigned the questions, </w:t>
      </w:r>
      <w:r w:rsidR="009D6E29">
        <w:rPr>
          <w:rFonts w:ascii="Times New Roman" w:eastAsia="Times New Roman" w:hAnsi="Times New Roman" w:cs="Times New Roman"/>
        </w:rPr>
        <w:t xml:space="preserve">performed and interpreted the exploratory data analysis, and fitted the initial model, presented the research, and contributed to </w:t>
      </w:r>
      <w:commentRangeStart w:id="39"/>
      <w:r w:rsidR="009D6E29">
        <w:rPr>
          <w:rFonts w:ascii="Times New Roman" w:eastAsia="Times New Roman" w:hAnsi="Times New Roman" w:cs="Times New Roman"/>
        </w:rPr>
        <w:t>writ</w:t>
      </w:r>
      <w:r w:rsidR="00E60EEB">
        <w:rPr>
          <w:rFonts w:ascii="Times New Roman" w:eastAsia="Times New Roman" w:hAnsi="Times New Roman" w:cs="Times New Roman"/>
        </w:rPr>
        <w:t>ing</w:t>
      </w:r>
      <w:commentRangeEnd w:id="39"/>
      <w:r w:rsidR="00E60EEB">
        <w:rPr>
          <w:rStyle w:val="CommentReference"/>
        </w:rPr>
        <w:commentReference w:id="39"/>
      </w:r>
      <w:r w:rsidR="009D6E29">
        <w:rPr>
          <w:rFonts w:ascii="Times New Roman" w:eastAsia="Times New Roman" w:hAnsi="Times New Roman" w:cs="Times New Roman"/>
        </w:rPr>
        <w:t xml:space="preserve"> the final report.</w:t>
      </w:r>
    </w:p>
    <w:p w14:paraId="7A770E9E" w14:textId="0D795B89" w:rsidR="009D6E29" w:rsidRDefault="009D6E29" w:rsidP="002C55EE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Jing</w:t>
      </w:r>
      <w:r w:rsidR="002B7C3F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Hu: performed and interpreted the exploratory data analysis, prepared the Power-point presentation, performed the outlier’s analysis, and contributed to writ</w:t>
      </w:r>
      <w:r w:rsidR="00E60EEB">
        <w:rPr>
          <w:rFonts w:ascii="Times New Roman" w:eastAsia="Times New Roman" w:hAnsi="Times New Roman" w:cs="Times New Roman"/>
        </w:rPr>
        <w:t>ing t</w:t>
      </w:r>
      <w:r>
        <w:rPr>
          <w:rFonts w:ascii="Times New Roman" w:eastAsia="Times New Roman" w:hAnsi="Times New Roman" w:cs="Times New Roman"/>
        </w:rPr>
        <w:t>he final report.</w:t>
      </w:r>
    </w:p>
    <w:p w14:paraId="68DD9224" w14:textId="6C471B37" w:rsidR="00C24879" w:rsidRDefault="009D6E29" w:rsidP="00F90248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Yang Zhou: performed and interpreted the exploratory data analysis, presented the research, prepared for the figures and tables for the final report</w:t>
      </w:r>
      <w:r w:rsidR="00E404E0">
        <w:rPr>
          <w:rFonts w:ascii="Times New Roman" w:eastAsia="Times New Roman" w:hAnsi="Times New Roman" w:cs="Times New Roman"/>
        </w:rPr>
        <w:t xml:space="preserve">, and contributed to </w:t>
      </w:r>
      <w:commentRangeStart w:id="40"/>
      <w:r w:rsidR="00E404E0">
        <w:rPr>
          <w:rFonts w:ascii="Times New Roman" w:eastAsia="Times New Roman" w:hAnsi="Times New Roman" w:cs="Times New Roman"/>
        </w:rPr>
        <w:t>writ</w:t>
      </w:r>
      <w:r w:rsidR="00E60EEB">
        <w:rPr>
          <w:rFonts w:ascii="Times New Roman" w:eastAsia="Times New Roman" w:hAnsi="Times New Roman" w:cs="Times New Roman"/>
        </w:rPr>
        <w:t>ing</w:t>
      </w:r>
      <w:r w:rsidR="00E404E0">
        <w:rPr>
          <w:rFonts w:ascii="Times New Roman" w:eastAsia="Times New Roman" w:hAnsi="Times New Roman" w:cs="Times New Roman"/>
        </w:rPr>
        <w:t xml:space="preserve"> </w:t>
      </w:r>
      <w:commentRangeEnd w:id="40"/>
      <w:r w:rsidR="00E60EEB">
        <w:rPr>
          <w:rStyle w:val="CommentReference"/>
        </w:rPr>
        <w:commentReference w:id="40"/>
      </w:r>
      <w:r w:rsidR="00E404E0">
        <w:rPr>
          <w:rFonts w:ascii="Times New Roman" w:eastAsia="Times New Roman" w:hAnsi="Times New Roman" w:cs="Times New Roman"/>
        </w:rPr>
        <w:t xml:space="preserve">the final report. </w:t>
      </w:r>
    </w:p>
    <w:p w14:paraId="233BF273" w14:textId="77777777" w:rsidR="00B94B4E" w:rsidRDefault="00B94B4E" w:rsidP="002B7C3F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7C490275" w14:textId="77777777" w:rsidR="001D5C13" w:rsidRDefault="001D5C13" w:rsidP="002B7C3F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173C53EF" w14:textId="5CE01AD4" w:rsidR="00DF2EAD" w:rsidRPr="006F0E23" w:rsidRDefault="00540864" w:rsidP="00B94B4E">
      <w:pPr>
        <w:pStyle w:val="Heading1"/>
        <w:tabs>
          <w:tab w:val="left" w:pos="1740"/>
          <w:tab w:val="center" w:pos="4513"/>
        </w:tabs>
        <w:spacing w:after="24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1" w:name="_Toc500413889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</w:r>
      <w:r w:rsidR="009A1A09" w:rsidRPr="006F0E2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Reference</w:t>
      </w:r>
      <w:bookmarkEnd w:id="41"/>
    </w:p>
    <w:p w14:paraId="006CBE09" w14:textId="77777777" w:rsidR="002C55EE" w:rsidRPr="00B94B4E" w:rsidRDefault="002C55EE" w:rsidP="00B94B4E">
      <w:pPr>
        <w:pStyle w:val="ListParagraph"/>
        <w:numPr>
          <w:ilvl w:val="3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B94B4E">
        <w:rPr>
          <w:rFonts w:ascii="Times New Roman" w:eastAsia="Times New Roman" w:hAnsi="Times New Roman" w:cs="Times New Roman"/>
          <w:sz w:val="24"/>
          <w:szCs w:val="28"/>
        </w:rPr>
        <w:t>UCL Learning Machine. (2016, October 19). Student Alcohol Consumption. Retrieved October 10, 2017, from https://www.kaggle.com/uciml/student-alcohol-consumption</w:t>
      </w:r>
    </w:p>
    <w:p w14:paraId="66C31A50" w14:textId="77777777" w:rsidR="00F17E27" w:rsidRPr="003061E6" w:rsidRDefault="00F17E27" w:rsidP="00F17E27">
      <w:pPr>
        <w:pStyle w:val="ListParagraph"/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65D54DFF" w14:textId="77777777" w:rsidR="006D280D" w:rsidRPr="00B94B4E" w:rsidRDefault="003061E6" w:rsidP="00B94B4E">
      <w:pPr>
        <w:pStyle w:val="ListParagraph"/>
        <w:numPr>
          <w:ilvl w:val="3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B94B4E">
        <w:rPr>
          <w:rFonts w:ascii="Times New Roman" w:hAnsi="Times New Roman" w:cs="Times New Roman"/>
          <w:sz w:val="24"/>
        </w:rPr>
        <w:t>Linear Models with R, Julian J. Faraway, Taylor &amp; Francis</w:t>
      </w:r>
    </w:p>
    <w:sectPr w:rsidR="006D280D" w:rsidRPr="00B94B4E"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dongruiqi96" w:date="2017-12-08T11:07:00Z" w:initials="d">
    <w:p w14:paraId="27DC1739" w14:textId="043C4429" w:rsidR="0039472A" w:rsidRDefault="0039472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Fonts w:hint="eastAsia"/>
        </w:rPr>
        <w:t>最好换个理由，直觉不应该用在</w:t>
      </w:r>
      <w:r>
        <w:rPr>
          <w:rFonts w:hint="eastAsia"/>
        </w:rPr>
        <w:t>research</w:t>
      </w:r>
      <w:r>
        <w:rPr>
          <w:rFonts w:hint="eastAsia"/>
        </w:rPr>
        <w:t>里面</w:t>
      </w:r>
    </w:p>
    <w:p w14:paraId="79EF546C" w14:textId="49FEBC7C" w:rsidR="002B19D7" w:rsidRPr="002B19D7" w:rsidRDefault="002B19D7">
      <w:pPr>
        <w:pStyle w:val="CommentText"/>
        <w:rPr>
          <w:lang w:val="en-US"/>
        </w:rPr>
      </w:pPr>
      <w:proofErr w:type="spellStart"/>
      <w:r>
        <w:rPr>
          <w:lang w:val="en-US"/>
        </w:rPr>
        <w:t>Wen</w:t>
      </w:r>
      <w:proofErr w:type="spellEnd"/>
      <w:r>
        <w:rPr>
          <w:lang w:val="en-US"/>
        </w:rPr>
        <w:t>: Is it better now?</w:t>
      </w:r>
    </w:p>
  </w:comment>
  <w:comment w:id="6" w:author="wenrui cai" w:date="2017-12-07T17:20:00Z" w:initials="wc">
    <w:p w14:paraId="2BA71830" w14:textId="26904D1A" w:rsidR="0039472A" w:rsidRPr="00AE049E" w:rsidRDefault="0039472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Are we not going to mention</w:t>
      </w:r>
      <w:r>
        <w:rPr>
          <w:lang w:val="en-US"/>
        </w:rPr>
        <w:t xml:space="preserve"> that we tried all the analysis without deleting the zero?</w:t>
      </w:r>
    </w:p>
  </w:comment>
  <w:comment w:id="35" w:author="wenrui cai" w:date="2017-12-07T13:35:00Z" w:initials="wc">
    <w:p w14:paraId="7D3A2A12" w14:textId="77777777" w:rsidR="0039472A" w:rsidRDefault="0039472A" w:rsidP="00E60EEB">
      <w:pPr>
        <w:pStyle w:val="CommentText"/>
      </w:pPr>
      <w:r>
        <w:rPr>
          <w:rStyle w:val="CommentReference"/>
        </w:rPr>
        <w:annotationRef/>
      </w:r>
    </w:p>
  </w:comment>
  <w:comment w:id="36" w:author="wenrui cai" w:date="2017-12-07T13:36:00Z" w:initials="wc">
    <w:p w14:paraId="00E7C1D0" w14:textId="77777777" w:rsidR="0039472A" w:rsidRDefault="0039472A" w:rsidP="00E60EEB">
      <w:pPr>
        <w:pStyle w:val="CommentText"/>
      </w:pPr>
      <w:r>
        <w:rPr>
          <w:rStyle w:val="CommentReference"/>
        </w:rPr>
        <w:annotationRef/>
      </w:r>
    </w:p>
  </w:comment>
  <w:comment w:id="38" w:author="wenrui cai" w:date="2017-12-07T17:03:00Z" w:initials="wc">
    <w:p w14:paraId="2015451A" w14:textId="6B08AF17" w:rsidR="0039472A" w:rsidRPr="00E60EEB" w:rsidRDefault="0039472A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  <w:comment w:id="39" w:author="wenrui cai" w:date="2017-12-07T17:04:00Z" w:initials="wc">
    <w:p w14:paraId="6123BDB3" w14:textId="33316B12" w:rsidR="0039472A" w:rsidRDefault="0039472A">
      <w:pPr>
        <w:pStyle w:val="CommentText"/>
      </w:pPr>
      <w:r>
        <w:rPr>
          <w:rStyle w:val="CommentReference"/>
        </w:rPr>
        <w:annotationRef/>
      </w:r>
    </w:p>
  </w:comment>
  <w:comment w:id="40" w:author="wenrui cai" w:date="2017-12-07T17:04:00Z" w:initials="wc">
    <w:p w14:paraId="21361C9E" w14:textId="33F4A1B5" w:rsidR="0039472A" w:rsidRDefault="0039472A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9EF546C" w15:done="0"/>
  <w15:commentEx w15:paraId="2BA71830" w15:done="1"/>
  <w15:commentEx w15:paraId="7D3A2A12" w15:done="0"/>
  <w15:commentEx w15:paraId="00E7C1D0" w15:done="0"/>
  <w15:commentEx w15:paraId="2015451A" w15:done="0"/>
  <w15:commentEx w15:paraId="6123BDB3" w15:done="0"/>
  <w15:commentEx w15:paraId="21361C9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8A54ABB" w16cid:durableId="1DD4215E"/>
  <w16cid:commentId w16cid:paraId="2BA71830" w16cid:durableId="1DD4215F"/>
  <w16cid:commentId w16cid:paraId="7830CF2F" w16cid:durableId="1DD42160"/>
  <w16cid:commentId w16cid:paraId="7D3A2A12" w16cid:durableId="1DD42161"/>
  <w16cid:commentId w16cid:paraId="7B79B56C" w16cid:durableId="1DD42162"/>
  <w16cid:commentId w16cid:paraId="2015451A" w16cid:durableId="1DD42163"/>
  <w16cid:commentId w16cid:paraId="6123BDB3" w16cid:durableId="1DD42164"/>
  <w16cid:commentId w16cid:paraId="426EED3D" w16cid:durableId="1DD42165"/>
  <w16cid:commentId w16cid:paraId="21361C9E" w16cid:durableId="1DD42166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56A950" w14:textId="77777777" w:rsidR="004345F5" w:rsidRDefault="004345F5" w:rsidP="006C4D4F">
      <w:pPr>
        <w:spacing w:after="0" w:line="240" w:lineRule="auto"/>
      </w:pPr>
      <w:r>
        <w:separator/>
      </w:r>
    </w:p>
  </w:endnote>
  <w:endnote w:type="continuationSeparator" w:id="0">
    <w:p w14:paraId="3770199F" w14:textId="77777777" w:rsidR="004345F5" w:rsidRDefault="004345F5" w:rsidP="006C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64820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3B4CE" w14:textId="5474E52F" w:rsidR="0039472A" w:rsidRDefault="0039472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20C1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CBC0166" w14:textId="77777777" w:rsidR="0039472A" w:rsidRDefault="003947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E9DD3F" w14:textId="77777777" w:rsidR="004345F5" w:rsidRDefault="004345F5" w:rsidP="006C4D4F">
      <w:pPr>
        <w:spacing w:after="0" w:line="240" w:lineRule="auto"/>
      </w:pPr>
      <w:r>
        <w:separator/>
      </w:r>
    </w:p>
  </w:footnote>
  <w:footnote w:type="continuationSeparator" w:id="0">
    <w:p w14:paraId="4916D9FF" w14:textId="77777777" w:rsidR="004345F5" w:rsidRDefault="004345F5" w:rsidP="006C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B0DA1"/>
    <w:multiLevelType w:val="hybridMultilevel"/>
    <w:tmpl w:val="A86E297A"/>
    <w:lvl w:ilvl="0" w:tplc="30090017">
      <w:start w:val="1"/>
      <w:numFmt w:val="lowerLetter"/>
      <w:lvlText w:val="%1)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155CB1"/>
    <w:multiLevelType w:val="hybridMultilevel"/>
    <w:tmpl w:val="35206808"/>
    <w:lvl w:ilvl="0" w:tplc="30090011">
      <w:start w:val="1"/>
      <w:numFmt w:val="decimal"/>
      <w:lvlText w:val="%1)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ED1C00"/>
    <w:multiLevelType w:val="hybridMultilevel"/>
    <w:tmpl w:val="34748DEA"/>
    <w:lvl w:ilvl="0" w:tplc="30090013">
      <w:start w:val="1"/>
      <w:numFmt w:val="upperRoman"/>
      <w:lvlText w:val="%1."/>
      <w:lvlJc w:val="righ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2D70EA"/>
    <w:multiLevelType w:val="multilevel"/>
    <w:tmpl w:val="020A7B5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1D381193"/>
    <w:multiLevelType w:val="multilevel"/>
    <w:tmpl w:val="C4E4EEA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230813F9"/>
    <w:multiLevelType w:val="hybridMultilevel"/>
    <w:tmpl w:val="B61E2978"/>
    <w:lvl w:ilvl="0" w:tplc="30090017">
      <w:start w:val="1"/>
      <w:numFmt w:val="lowerLetter"/>
      <w:lvlText w:val="%1)"/>
      <w:lvlJc w:val="left"/>
      <w:pPr>
        <w:ind w:left="2220" w:hanging="360"/>
      </w:pPr>
    </w:lvl>
    <w:lvl w:ilvl="1" w:tplc="30090019" w:tentative="1">
      <w:start w:val="1"/>
      <w:numFmt w:val="lowerLetter"/>
      <w:lvlText w:val="%2."/>
      <w:lvlJc w:val="left"/>
      <w:pPr>
        <w:ind w:left="2940" w:hanging="360"/>
      </w:pPr>
    </w:lvl>
    <w:lvl w:ilvl="2" w:tplc="3009001B" w:tentative="1">
      <w:start w:val="1"/>
      <w:numFmt w:val="lowerRoman"/>
      <w:lvlText w:val="%3."/>
      <w:lvlJc w:val="right"/>
      <w:pPr>
        <w:ind w:left="3660" w:hanging="180"/>
      </w:pPr>
    </w:lvl>
    <w:lvl w:ilvl="3" w:tplc="3009000F">
      <w:start w:val="1"/>
      <w:numFmt w:val="decimal"/>
      <w:lvlText w:val="%4."/>
      <w:lvlJc w:val="left"/>
      <w:pPr>
        <w:ind w:left="4380" w:hanging="360"/>
      </w:pPr>
    </w:lvl>
    <w:lvl w:ilvl="4" w:tplc="30090019" w:tentative="1">
      <w:start w:val="1"/>
      <w:numFmt w:val="lowerLetter"/>
      <w:lvlText w:val="%5."/>
      <w:lvlJc w:val="left"/>
      <w:pPr>
        <w:ind w:left="5100" w:hanging="360"/>
      </w:pPr>
    </w:lvl>
    <w:lvl w:ilvl="5" w:tplc="3009001B" w:tentative="1">
      <w:start w:val="1"/>
      <w:numFmt w:val="lowerRoman"/>
      <w:lvlText w:val="%6."/>
      <w:lvlJc w:val="right"/>
      <w:pPr>
        <w:ind w:left="5820" w:hanging="180"/>
      </w:pPr>
    </w:lvl>
    <w:lvl w:ilvl="6" w:tplc="3009000F" w:tentative="1">
      <w:start w:val="1"/>
      <w:numFmt w:val="decimal"/>
      <w:lvlText w:val="%7."/>
      <w:lvlJc w:val="left"/>
      <w:pPr>
        <w:ind w:left="6540" w:hanging="360"/>
      </w:pPr>
    </w:lvl>
    <w:lvl w:ilvl="7" w:tplc="30090019" w:tentative="1">
      <w:start w:val="1"/>
      <w:numFmt w:val="lowerLetter"/>
      <w:lvlText w:val="%8."/>
      <w:lvlJc w:val="left"/>
      <w:pPr>
        <w:ind w:left="7260" w:hanging="360"/>
      </w:pPr>
    </w:lvl>
    <w:lvl w:ilvl="8" w:tplc="30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6">
    <w:nsid w:val="23121D30"/>
    <w:multiLevelType w:val="multilevel"/>
    <w:tmpl w:val="C9622AD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>
    <w:nsid w:val="27733161"/>
    <w:multiLevelType w:val="hybridMultilevel"/>
    <w:tmpl w:val="20EEA0B8"/>
    <w:lvl w:ilvl="0" w:tplc="3009000F">
      <w:start w:val="1"/>
      <w:numFmt w:val="decimal"/>
      <w:lvlText w:val="%1.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FF1E6A"/>
    <w:multiLevelType w:val="multilevel"/>
    <w:tmpl w:val="F9B68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9C5CBD"/>
    <w:multiLevelType w:val="hybridMultilevel"/>
    <w:tmpl w:val="65F28FD4"/>
    <w:lvl w:ilvl="0" w:tplc="30090013">
      <w:start w:val="1"/>
      <w:numFmt w:val="upperRoman"/>
      <w:lvlText w:val="%1."/>
      <w:lvlJc w:val="righ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3F4C70"/>
    <w:multiLevelType w:val="hybridMultilevel"/>
    <w:tmpl w:val="2D70894C"/>
    <w:lvl w:ilvl="0" w:tplc="A572A718">
      <w:start w:val="1"/>
      <w:numFmt w:val="lowerLetter"/>
      <w:lvlText w:val="%1)"/>
      <w:lvlJc w:val="left"/>
      <w:pPr>
        <w:ind w:left="720" w:hanging="360"/>
      </w:pPr>
      <w:rPr>
        <w:sz w:val="22"/>
        <w:szCs w:val="22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F1726C"/>
    <w:multiLevelType w:val="hybridMultilevel"/>
    <w:tmpl w:val="E24E720A"/>
    <w:lvl w:ilvl="0" w:tplc="30090011">
      <w:start w:val="1"/>
      <w:numFmt w:val="decimal"/>
      <w:lvlText w:val="%1)"/>
      <w:lvlJc w:val="left"/>
      <w:pPr>
        <w:ind w:left="360" w:hanging="360"/>
      </w:pPr>
    </w:lvl>
    <w:lvl w:ilvl="1" w:tplc="30090019" w:tentative="1">
      <w:start w:val="1"/>
      <w:numFmt w:val="lowerLetter"/>
      <w:lvlText w:val="%2."/>
      <w:lvlJc w:val="left"/>
      <w:pPr>
        <w:ind w:left="1080" w:hanging="360"/>
      </w:pPr>
    </w:lvl>
    <w:lvl w:ilvl="2" w:tplc="3009001B" w:tentative="1">
      <w:start w:val="1"/>
      <w:numFmt w:val="lowerRoman"/>
      <w:lvlText w:val="%3."/>
      <w:lvlJc w:val="right"/>
      <w:pPr>
        <w:ind w:left="1800" w:hanging="180"/>
      </w:pPr>
    </w:lvl>
    <w:lvl w:ilvl="3" w:tplc="3009000F" w:tentative="1">
      <w:start w:val="1"/>
      <w:numFmt w:val="decimal"/>
      <w:lvlText w:val="%4."/>
      <w:lvlJc w:val="left"/>
      <w:pPr>
        <w:ind w:left="2520" w:hanging="360"/>
      </w:pPr>
    </w:lvl>
    <w:lvl w:ilvl="4" w:tplc="30090019" w:tentative="1">
      <w:start w:val="1"/>
      <w:numFmt w:val="lowerLetter"/>
      <w:lvlText w:val="%5."/>
      <w:lvlJc w:val="left"/>
      <w:pPr>
        <w:ind w:left="3240" w:hanging="360"/>
      </w:pPr>
    </w:lvl>
    <w:lvl w:ilvl="5" w:tplc="3009001B" w:tentative="1">
      <w:start w:val="1"/>
      <w:numFmt w:val="lowerRoman"/>
      <w:lvlText w:val="%6."/>
      <w:lvlJc w:val="right"/>
      <w:pPr>
        <w:ind w:left="3960" w:hanging="180"/>
      </w:pPr>
    </w:lvl>
    <w:lvl w:ilvl="6" w:tplc="3009000F" w:tentative="1">
      <w:start w:val="1"/>
      <w:numFmt w:val="decimal"/>
      <w:lvlText w:val="%7."/>
      <w:lvlJc w:val="left"/>
      <w:pPr>
        <w:ind w:left="4680" w:hanging="360"/>
      </w:pPr>
    </w:lvl>
    <w:lvl w:ilvl="7" w:tplc="30090019" w:tentative="1">
      <w:start w:val="1"/>
      <w:numFmt w:val="lowerLetter"/>
      <w:lvlText w:val="%8."/>
      <w:lvlJc w:val="left"/>
      <w:pPr>
        <w:ind w:left="5400" w:hanging="360"/>
      </w:pPr>
    </w:lvl>
    <w:lvl w:ilvl="8" w:tplc="3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2C1260F"/>
    <w:multiLevelType w:val="hybridMultilevel"/>
    <w:tmpl w:val="7D3601DA"/>
    <w:lvl w:ilvl="0" w:tplc="30090011">
      <w:start w:val="1"/>
      <w:numFmt w:val="decimal"/>
      <w:lvlText w:val="%1)"/>
      <w:lvlJc w:val="left"/>
      <w:pPr>
        <w:ind w:left="360" w:hanging="360"/>
      </w:pPr>
    </w:lvl>
    <w:lvl w:ilvl="1" w:tplc="30090019" w:tentative="1">
      <w:start w:val="1"/>
      <w:numFmt w:val="lowerLetter"/>
      <w:lvlText w:val="%2."/>
      <w:lvlJc w:val="left"/>
      <w:pPr>
        <w:ind w:left="1080" w:hanging="360"/>
      </w:pPr>
    </w:lvl>
    <w:lvl w:ilvl="2" w:tplc="3009001B" w:tentative="1">
      <w:start w:val="1"/>
      <w:numFmt w:val="lowerRoman"/>
      <w:lvlText w:val="%3."/>
      <w:lvlJc w:val="right"/>
      <w:pPr>
        <w:ind w:left="1800" w:hanging="180"/>
      </w:pPr>
    </w:lvl>
    <w:lvl w:ilvl="3" w:tplc="3009000F" w:tentative="1">
      <w:start w:val="1"/>
      <w:numFmt w:val="decimal"/>
      <w:lvlText w:val="%4."/>
      <w:lvlJc w:val="left"/>
      <w:pPr>
        <w:ind w:left="2520" w:hanging="360"/>
      </w:pPr>
    </w:lvl>
    <w:lvl w:ilvl="4" w:tplc="30090019" w:tentative="1">
      <w:start w:val="1"/>
      <w:numFmt w:val="lowerLetter"/>
      <w:lvlText w:val="%5."/>
      <w:lvlJc w:val="left"/>
      <w:pPr>
        <w:ind w:left="3240" w:hanging="360"/>
      </w:pPr>
    </w:lvl>
    <w:lvl w:ilvl="5" w:tplc="3009001B" w:tentative="1">
      <w:start w:val="1"/>
      <w:numFmt w:val="lowerRoman"/>
      <w:lvlText w:val="%6."/>
      <w:lvlJc w:val="right"/>
      <w:pPr>
        <w:ind w:left="3960" w:hanging="180"/>
      </w:pPr>
    </w:lvl>
    <w:lvl w:ilvl="6" w:tplc="3009000F" w:tentative="1">
      <w:start w:val="1"/>
      <w:numFmt w:val="decimal"/>
      <w:lvlText w:val="%7."/>
      <w:lvlJc w:val="left"/>
      <w:pPr>
        <w:ind w:left="4680" w:hanging="360"/>
      </w:pPr>
    </w:lvl>
    <w:lvl w:ilvl="7" w:tplc="30090019" w:tentative="1">
      <w:start w:val="1"/>
      <w:numFmt w:val="lowerLetter"/>
      <w:lvlText w:val="%8."/>
      <w:lvlJc w:val="left"/>
      <w:pPr>
        <w:ind w:left="5400" w:hanging="360"/>
      </w:pPr>
    </w:lvl>
    <w:lvl w:ilvl="8" w:tplc="3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83D6090"/>
    <w:multiLevelType w:val="hybridMultilevel"/>
    <w:tmpl w:val="235E2950"/>
    <w:lvl w:ilvl="0" w:tplc="8A66E544">
      <w:start w:val="1"/>
      <w:numFmt w:val="decimal"/>
      <w:lvlText w:val="%1)"/>
      <w:lvlJc w:val="left"/>
      <w:pPr>
        <w:ind w:left="1080" w:hanging="720"/>
      </w:pPr>
      <w:rPr>
        <w:rFonts w:hint="default"/>
        <w:color w:val="000000"/>
      </w:r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5038DA"/>
    <w:multiLevelType w:val="hybridMultilevel"/>
    <w:tmpl w:val="5024DDE4"/>
    <w:lvl w:ilvl="0" w:tplc="30090011">
      <w:start w:val="1"/>
      <w:numFmt w:val="decimal"/>
      <w:lvlText w:val="%1)"/>
      <w:lvlJc w:val="left"/>
      <w:pPr>
        <w:ind w:left="360" w:hanging="360"/>
      </w:pPr>
    </w:lvl>
    <w:lvl w:ilvl="1" w:tplc="30090019">
      <w:start w:val="1"/>
      <w:numFmt w:val="lowerLetter"/>
      <w:lvlText w:val="%2."/>
      <w:lvlJc w:val="left"/>
      <w:pPr>
        <w:ind w:left="1080" w:hanging="360"/>
      </w:pPr>
    </w:lvl>
    <w:lvl w:ilvl="2" w:tplc="3009001B" w:tentative="1">
      <w:start w:val="1"/>
      <w:numFmt w:val="lowerRoman"/>
      <w:lvlText w:val="%3."/>
      <w:lvlJc w:val="right"/>
      <w:pPr>
        <w:ind w:left="1800" w:hanging="180"/>
      </w:pPr>
    </w:lvl>
    <w:lvl w:ilvl="3" w:tplc="3009000F" w:tentative="1">
      <w:start w:val="1"/>
      <w:numFmt w:val="decimal"/>
      <w:lvlText w:val="%4."/>
      <w:lvlJc w:val="left"/>
      <w:pPr>
        <w:ind w:left="2520" w:hanging="360"/>
      </w:pPr>
    </w:lvl>
    <w:lvl w:ilvl="4" w:tplc="30090019" w:tentative="1">
      <w:start w:val="1"/>
      <w:numFmt w:val="lowerLetter"/>
      <w:lvlText w:val="%5."/>
      <w:lvlJc w:val="left"/>
      <w:pPr>
        <w:ind w:left="3240" w:hanging="360"/>
      </w:pPr>
    </w:lvl>
    <w:lvl w:ilvl="5" w:tplc="3009001B" w:tentative="1">
      <w:start w:val="1"/>
      <w:numFmt w:val="lowerRoman"/>
      <w:lvlText w:val="%6."/>
      <w:lvlJc w:val="right"/>
      <w:pPr>
        <w:ind w:left="3960" w:hanging="180"/>
      </w:pPr>
    </w:lvl>
    <w:lvl w:ilvl="6" w:tplc="3009000F" w:tentative="1">
      <w:start w:val="1"/>
      <w:numFmt w:val="decimal"/>
      <w:lvlText w:val="%7."/>
      <w:lvlJc w:val="left"/>
      <w:pPr>
        <w:ind w:left="4680" w:hanging="360"/>
      </w:pPr>
    </w:lvl>
    <w:lvl w:ilvl="7" w:tplc="30090019" w:tentative="1">
      <w:start w:val="1"/>
      <w:numFmt w:val="lowerLetter"/>
      <w:lvlText w:val="%8."/>
      <w:lvlJc w:val="left"/>
      <w:pPr>
        <w:ind w:left="5400" w:hanging="360"/>
      </w:pPr>
    </w:lvl>
    <w:lvl w:ilvl="8" w:tplc="3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AC72BA0"/>
    <w:multiLevelType w:val="hybridMultilevel"/>
    <w:tmpl w:val="9EA0DFB2"/>
    <w:lvl w:ilvl="0" w:tplc="30090013">
      <w:start w:val="1"/>
      <w:numFmt w:val="upperRoman"/>
      <w:lvlText w:val="%1."/>
      <w:lvlJc w:val="righ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378167A"/>
    <w:multiLevelType w:val="hybridMultilevel"/>
    <w:tmpl w:val="DE4A6EB6"/>
    <w:lvl w:ilvl="0" w:tplc="30090011">
      <w:start w:val="1"/>
      <w:numFmt w:val="decimal"/>
      <w:lvlText w:val="%1)"/>
      <w:lvlJc w:val="left"/>
      <w:pPr>
        <w:ind w:left="720" w:hanging="360"/>
      </w:pPr>
    </w:lvl>
    <w:lvl w:ilvl="1" w:tplc="30090019" w:tentative="1">
      <w:start w:val="1"/>
      <w:numFmt w:val="lowerLetter"/>
      <w:lvlText w:val="%2."/>
      <w:lvlJc w:val="left"/>
      <w:pPr>
        <w:ind w:left="1440" w:hanging="360"/>
      </w:pPr>
    </w:lvl>
    <w:lvl w:ilvl="2" w:tplc="3009001B" w:tentative="1">
      <w:start w:val="1"/>
      <w:numFmt w:val="lowerRoman"/>
      <w:lvlText w:val="%3."/>
      <w:lvlJc w:val="right"/>
      <w:pPr>
        <w:ind w:left="2160" w:hanging="180"/>
      </w:pPr>
    </w:lvl>
    <w:lvl w:ilvl="3" w:tplc="3009000F" w:tentative="1">
      <w:start w:val="1"/>
      <w:numFmt w:val="decimal"/>
      <w:lvlText w:val="%4."/>
      <w:lvlJc w:val="left"/>
      <w:pPr>
        <w:ind w:left="2880" w:hanging="360"/>
      </w:pPr>
    </w:lvl>
    <w:lvl w:ilvl="4" w:tplc="30090019" w:tentative="1">
      <w:start w:val="1"/>
      <w:numFmt w:val="lowerLetter"/>
      <w:lvlText w:val="%5."/>
      <w:lvlJc w:val="left"/>
      <w:pPr>
        <w:ind w:left="3600" w:hanging="360"/>
      </w:pPr>
    </w:lvl>
    <w:lvl w:ilvl="5" w:tplc="3009001B" w:tentative="1">
      <w:start w:val="1"/>
      <w:numFmt w:val="lowerRoman"/>
      <w:lvlText w:val="%6."/>
      <w:lvlJc w:val="right"/>
      <w:pPr>
        <w:ind w:left="4320" w:hanging="180"/>
      </w:pPr>
    </w:lvl>
    <w:lvl w:ilvl="6" w:tplc="3009000F" w:tentative="1">
      <w:start w:val="1"/>
      <w:numFmt w:val="decimal"/>
      <w:lvlText w:val="%7."/>
      <w:lvlJc w:val="left"/>
      <w:pPr>
        <w:ind w:left="5040" w:hanging="360"/>
      </w:pPr>
    </w:lvl>
    <w:lvl w:ilvl="7" w:tplc="30090019" w:tentative="1">
      <w:start w:val="1"/>
      <w:numFmt w:val="lowerLetter"/>
      <w:lvlText w:val="%8."/>
      <w:lvlJc w:val="left"/>
      <w:pPr>
        <w:ind w:left="5760" w:hanging="360"/>
      </w:pPr>
    </w:lvl>
    <w:lvl w:ilvl="8" w:tplc="3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977AA6"/>
    <w:multiLevelType w:val="hybridMultilevel"/>
    <w:tmpl w:val="25A8F2A6"/>
    <w:lvl w:ilvl="0" w:tplc="30090011">
      <w:start w:val="1"/>
      <w:numFmt w:val="decimal"/>
      <w:lvlText w:val="%1)"/>
      <w:lvlJc w:val="left"/>
      <w:pPr>
        <w:ind w:left="360" w:hanging="360"/>
      </w:pPr>
    </w:lvl>
    <w:lvl w:ilvl="1" w:tplc="30090019" w:tentative="1">
      <w:start w:val="1"/>
      <w:numFmt w:val="lowerLetter"/>
      <w:lvlText w:val="%2."/>
      <w:lvlJc w:val="left"/>
      <w:pPr>
        <w:ind w:left="1080" w:hanging="360"/>
      </w:pPr>
    </w:lvl>
    <w:lvl w:ilvl="2" w:tplc="3009001B" w:tentative="1">
      <w:start w:val="1"/>
      <w:numFmt w:val="lowerRoman"/>
      <w:lvlText w:val="%3."/>
      <w:lvlJc w:val="right"/>
      <w:pPr>
        <w:ind w:left="1800" w:hanging="180"/>
      </w:pPr>
    </w:lvl>
    <w:lvl w:ilvl="3" w:tplc="3009000F" w:tentative="1">
      <w:start w:val="1"/>
      <w:numFmt w:val="decimal"/>
      <w:lvlText w:val="%4."/>
      <w:lvlJc w:val="left"/>
      <w:pPr>
        <w:ind w:left="2520" w:hanging="360"/>
      </w:pPr>
    </w:lvl>
    <w:lvl w:ilvl="4" w:tplc="30090019" w:tentative="1">
      <w:start w:val="1"/>
      <w:numFmt w:val="lowerLetter"/>
      <w:lvlText w:val="%5."/>
      <w:lvlJc w:val="left"/>
      <w:pPr>
        <w:ind w:left="3240" w:hanging="360"/>
      </w:pPr>
    </w:lvl>
    <w:lvl w:ilvl="5" w:tplc="3009001B" w:tentative="1">
      <w:start w:val="1"/>
      <w:numFmt w:val="lowerRoman"/>
      <w:lvlText w:val="%6."/>
      <w:lvlJc w:val="right"/>
      <w:pPr>
        <w:ind w:left="3960" w:hanging="180"/>
      </w:pPr>
    </w:lvl>
    <w:lvl w:ilvl="6" w:tplc="3009000F" w:tentative="1">
      <w:start w:val="1"/>
      <w:numFmt w:val="decimal"/>
      <w:lvlText w:val="%7."/>
      <w:lvlJc w:val="left"/>
      <w:pPr>
        <w:ind w:left="4680" w:hanging="360"/>
      </w:pPr>
    </w:lvl>
    <w:lvl w:ilvl="7" w:tplc="30090019" w:tentative="1">
      <w:start w:val="1"/>
      <w:numFmt w:val="lowerLetter"/>
      <w:lvlText w:val="%8."/>
      <w:lvlJc w:val="left"/>
      <w:pPr>
        <w:ind w:left="5400" w:hanging="360"/>
      </w:pPr>
    </w:lvl>
    <w:lvl w:ilvl="8" w:tplc="3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D3B0BCA"/>
    <w:multiLevelType w:val="hybridMultilevel"/>
    <w:tmpl w:val="DDB60DCC"/>
    <w:lvl w:ilvl="0" w:tplc="30090011">
      <w:start w:val="1"/>
      <w:numFmt w:val="decimal"/>
      <w:lvlText w:val="%1)"/>
      <w:lvlJc w:val="left"/>
      <w:pPr>
        <w:ind w:left="720" w:hanging="720"/>
      </w:pPr>
      <w:rPr>
        <w:rFonts w:hint="default"/>
        <w:color w:val="000000"/>
      </w:rPr>
    </w:lvl>
    <w:lvl w:ilvl="1" w:tplc="30090019" w:tentative="1">
      <w:start w:val="1"/>
      <w:numFmt w:val="lowerLetter"/>
      <w:lvlText w:val="%2."/>
      <w:lvlJc w:val="left"/>
      <w:pPr>
        <w:ind w:left="1080" w:hanging="360"/>
      </w:pPr>
    </w:lvl>
    <w:lvl w:ilvl="2" w:tplc="3009001B" w:tentative="1">
      <w:start w:val="1"/>
      <w:numFmt w:val="lowerRoman"/>
      <w:lvlText w:val="%3."/>
      <w:lvlJc w:val="right"/>
      <w:pPr>
        <w:ind w:left="1800" w:hanging="180"/>
      </w:pPr>
    </w:lvl>
    <w:lvl w:ilvl="3" w:tplc="3009000F" w:tentative="1">
      <w:start w:val="1"/>
      <w:numFmt w:val="decimal"/>
      <w:lvlText w:val="%4."/>
      <w:lvlJc w:val="left"/>
      <w:pPr>
        <w:ind w:left="2520" w:hanging="360"/>
      </w:pPr>
    </w:lvl>
    <w:lvl w:ilvl="4" w:tplc="30090019" w:tentative="1">
      <w:start w:val="1"/>
      <w:numFmt w:val="lowerLetter"/>
      <w:lvlText w:val="%5."/>
      <w:lvlJc w:val="left"/>
      <w:pPr>
        <w:ind w:left="3240" w:hanging="360"/>
      </w:pPr>
    </w:lvl>
    <w:lvl w:ilvl="5" w:tplc="3009001B" w:tentative="1">
      <w:start w:val="1"/>
      <w:numFmt w:val="lowerRoman"/>
      <w:lvlText w:val="%6."/>
      <w:lvlJc w:val="right"/>
      <w:pPr>
        <w:ind w:left="3960" w:hanging="180"/>
      </w:pPr>
    </w:lvl>
    <w:lvl w:ilvl="6" w:tplc="3009000F" w:tentative="1">
      <w:start w:val="1"/>
      <w:numFmt w:val="decimal"/>
      <w:lvlText w:val="%7."/>
      <w:lvlJc w:val="left"/>
      <w:pPr>
        <w:ind w:left="4680" w:hanging="360"/>
      </w:pPr>
    </w:lvl>
    <w:lvl w:ilvl="7" w:tplc="30090019" w:tentative="1">
      <w:start w:val="1"/>
      <w:numFmt w:val="lowerLetter"/>
      <w:lvlText w:val="%8."/>
      <w:lvlJc w:val="left"/>
      <w:pPr>
        <w:ind w:left="5400" w:hanging="360"/>
      </w:pPr>
    </w:lvl>
    <w:lvl w:ilvl="8" w:tplc="3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8"/>
  </w:num>
  <w:num w:numId="6">
    <w:abstractNumId w:val="9"/>
  </w:num>
  <w:num w:numId="7">
    <w:abstractNumId w:val="15"/>
  </w:num>
  <w:num w:numId="8">
    <w:abstractNumId w:val="1"/>
  </w:num>
  <w:num w:numId="9">
    <w:abstractNumId w:val="2"/>
  </w:num>
  <w:num w:numId="10">
    <w:abstractNumId w:val="14"/>
  </w:num>
  <w:num w:numId="11">
    <w:abstractNumId w:val="17"/>
  </w:num>
  <w:num w:numId="12">
    <w:abstractNumId w:val="11"/>
  </w:num>
  <w:num w:numId="13">
    <w:abstractNumId w:val="13"/>
  </w:num>
  <w:num w:numId="14">
    <w:abstractNumId w:val="7"/>
  </w:num>
  <w:num w:numId="15">
    <w:abstractNumId w:val="18"/>
  </w:num>
  <w:num w:numId="16">
    <w:abstractNumId w:val="5"/>
  </w:num>
  <w:num w:numId="17">
    <w:abstractNumId w:val="0"/>
  </w:num>
  <w:num w:numId="18">
    <w:abstractNumId w:val="10"/>
  </w:num>
  <w:num w:numId="19">
    <w:abstractNumId w:val="12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ongruiqi96">
    <w15:presenceInfo w15:providerId="None" w15:userId="dongruiqi96"/>
  </w15:person>
  <w15:person w15:author="wenrui cai">
    <w15:presenceInfo w15:providerId="Windows Live" w15:userId="3b8205c2e04cf62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revisionView w:markup="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3BC"/>
    <w:rsid w:val="00001C41"/>
    <w:rsid w:val="0000601B"/>
    <w:rsid w:val="00007F08"/>
    <w:rsid w:val="00014D9A"/>
    <w:rsid w:val="00027F76"/>
    <w:rsid w:val="000547C2"/>
    <w:rsid w:val="00056EAF"/>
    <w:rsid w:val="00077074"/>
    <w:rsid w:val="0008159D"/>
    <w:rsid w:val="000A3212"/>
    <w:rsid w:val="000B1C65"/>
    <w:rsid w:val="000C1310"/>
    <w:rsid w:val="000C5F25"/>
    <w:rsid w:val="000C7BFA"/>
    <w:rsid w:val="000C7FA9"/>
    <w:rsid w:val="000E15DB"/>
    <w:rsid w:val="000F29B9"/>
    <w:rsid w:val="000F4D45"/>
    <w:rsid w:val="001218A6"/>
    <w:rsid w:val="00131BE6"/>
    <w:rsid w:val="0014123C"/>
    <w:rsid w:val="00143736"/>
    <w:rsid w:val="00155A95"/>
    <w:rsid w:val="00157A2C"/>
    <w:rsid w:val="001634D2"/>
    <w:rsid w:val="0017701D"/>
    <w:rsid w:val="00181036"/>
    <w:rsid w:val="001875F1"/>
    <w:rsid w:val="00187B27"/>
    <w:rsid w:val="001916CC"/>
    <w:rsid w:val="00194666"/>
    <w:rsid w:val="00197B7E"/>
    <w:rsid w:val="001A3BE4"/>
    <w:rsid w:val="001B0ED6"/>
    <w:rsid w:val="001D5C13"/>
    <w:rsid w:val="001F4A3C"/>
    <w:rsid w:val="00204369"/>
    <w:rsid w:val="002659A4"/>
    <w:rsid w:val="00271C10"/>
    <w:rsid w:val="002832F0"/>
    <w:rsid w:val="00292709"/>
    <w:rsid w:val="00293467"/>
    <w:rsid w:val="002B19D7"/>
    <w:rsid w:val="002B7C3F"/>
    <w:rsid w:val="002B7DDE"/>
    <w:rsid w:val="002C1C12"/>
    <w:rsid w:val="002C55EE"/>
    <w:rsid w:val="002D6EFD"/>
    <w:rsid w:val="002F70E5"/>
    <w:rsid w:val="002F75B5"/>
    <w:rsid w:val="00302621"/>
    <w:rsid w:val="003061E6"/>
    <w:rsid w:val="00324DC5"/>
    <w:rsid w:val="00332CFB"/>
    <w:rsid w:val="003343DC"/>
    <w:rsid w:val="00335EF6"/>
    <w:rsid w:val="00345431"/>
    <w:rsid w:val="00370C56"/>
    <w:rsid w:val="00387843"/>
    <w:rsid w:val="0039472A"/>
    <w:rsid w:val="00394C9D"/>
    <w:rsid w:val="00395E07"/>
    <w:rsid w:val="003B1493"/>
    <w:rsid w:val="003B1B55"/>
    <w:rsid w:val="003B4CBC"/>
    <w:rsid w:val="003B7270"/>
    <w:rsid w:val="003D14DC"/>
    <w:rsid w:val="003D6EE8"/>
    <w:rsid w:val="003F2DFF"/>
    <w:rsid w:val="00407BA4"/>
    <w:rsid w:val="00413CCD"/>
    <w:rsid w:val="00416198"/>
    <w:rsid w:val="004221B5"/>
    <w:rsid w:val="00434190"/>
    <w:rsid w:val="004345F5"/>
    <w:rsid w:val="00456F72"/>
    <w:rsid w:val="004A0C54"/>
    <w:rsid w:val="004A1067"/>
    <w:rsid w:val="004A4D83"/>
    <w:rsid w:val="004D4D4E"/>
    <w:rsid w:val="004F272F"/>
    <w:rsid w:val="004F4D9B"/>
    <w:rsid w:val="00503144"/>
    <w:rsid w:val="005048DA"/>
    <w:rsid w:val="00504FD6"/>
    <w:rsid w:val="00513F9C"/>
    <w:rsid w:val="005166C8"/>
    <w:rsid w:val="0052477A"/>
    <w:rsid w:val="00532F4F"/>
    <w:rsid w:val="00535C9F"/>
    <w:rsid w:val="00540864"/>
    <w:rsid w:val="00540E32"/>
    <w:rsid w:val="0054605C"/>
    <w:rsid w:val="00572FC7"/>
    <w:rsid w:val="0057576A"/>
    <w:rsid w:val="00577834"/>
    <w:rsid w:val="005822E7"/>
    <w:rsid w:val="005826F2"/>
    <w:rsid w:val="00596220"/>
    <w:rsid w:val="005966C1"/>
    <w:rsid w:val="005A73CD"/>
    <w:rsid w:val="005B42C8"/>
    <w:rsid w:val="005C4C0D"/>
    <w:rsid w:val="005C77B3"/>
    <w:rsid w:val="005F4ACA"/>
    <w:rsid w:val="00603377"/>
    <w:rsid w:val="0061211A"/>
    <w:rsid w:val="0061312A"/>
    <w:rsid w:val="00614B38"/>
    <w:rsid w:val="006320C1"/>
    <w:rsid w:val="00654568"/>
    <w:rsid w:val="00674102"/>
    <w:rsid w:val="006908AF"/>
    <w:rsid w:val="00694FB1"/>
    <w:rsid w:val="00695A48"/>
    <w:rsid w:val="006C4D4F"/>
    <w:rsid w:val="006D1D69"/>
    <w:rsid w:val="006D280D"/>
    <w:rsid w:val="006E6FD3"/>
    <w:rsid w:val="006F0E23"/>
    <w:rsid w:val="0070287C"/>
    <w:rsid w:val="00705027"/>
    <w:rsid w:val="0071770B"/>
    <w:rsid w:val="007300A6"/>
    <w:rsid w:val="00761031"/>
    <w:rsid w:val="007729FC"/>
    <w:rsid w:val="007878D5"/>
    <w:rsid w:val="007A3134"/>
    <w:rsid w:val="007A60ED"/>
    <w:rsid w:val="007B6E9F"/>
    <w:rsid w:val="007C6B90"/>
    <w:rsid w:val="007D4C8A"/>
    <w:rsid w:val="007E6546"/>
    <w:rsid w:val="00803855"/>
    <w:rsid w:val="00803DAA"/>
    <w:rsid w:val="008116D4"/>
    <w:rsid w:val="008167F2"/>
    <w:rsid w:val="00821F91"/>
    <w:rsid w:val="00853A65"/>
    <w:rsid w:val="00857798"/>
    <w:rsid w:val="00880187"/>
    <w:rsid w:val="008962EC"/>
    <w:rsid w:val="008B0A27"/>
    <w:rsid w:val="008B57D2"/>
    <w:rsid w:val="008B73A2"/>
    <w:rsid w:val="008C5280"/>
    <w:rsid w:val="008F1BCD"/>
    <w:rsid w:val="009003E3"/>
    <w:rsid w:val="009116DB"/>
    <w:rsid w:val="00916128"/>
    <w:rsid w:val="00920379"/>
    <w:rsid w:val="009243BC"/>
    <w:rsid w:val="00940E69"/>
    <w:rsid w:val="009453FE"/>
    <w:rsid w:val="009625CD"/>
    <w:rsid w:val="009637BD"/>
    <w:rsid w:val="009909EF"/>
    <w:rsid w:val="00997A43"/>
    <w:rsid w:val="009A1A09"/>
    <w:rsid w:val="009B4AB1"/>
    <w:rsid w:val="009D3FE0"/>
    <w:rsid w:val="009D6E29"/>
    <w:rsid w:val="009E1840"/>
    <w:rsid w:val="009F5DC4"/>
    <w:rsid w:val="00A3439B"/>
    <w:rsid w:val="00A41390"/>
    <w:rsid w:val="00A42483"/>
    <w:rsid w:val="00A478E9"/>
    <w:rsid w:val="00A5370F"/>
    <w:rsid w:val="00A54A7F"/>
    <w:rsid w:val="00A55C24"/>
    <w:rsid w:val="00A6265E"/>
    <w:rsid w:val="00A63D90"/>
    <w:rsid w:val="00A66120"/>
    <w:rsid w:val="00A70516"/>
    <w:rsid w:val="00A87BEB"/>
    <w:rsid w:val="00A95AFC"/>
    <w:rsid w:val="00A95DD9"/>
    <w:rsid w:val="00A972CB"/>
    <w:rsid w:val="00A974FA"/>
    <w:rsid w:val="00AA5E86"/>
    <w:rsid w:val="00AD3730"/>
    <w:rsid w:val="00AD5177"/>
    <w:rsid w:val="00AE049E"/>
    <w:rsid w:val="00AE0975"/>
    <w:rsid w:val="00AF1ACC"/>
    <w:rsid w:val="00B21193"/>
    <w:rsid w:val="00B266FD"/>
    <w:rsid w:val="00B479D1"/>
    <w:rsid w:val="00B51AF0"/>
    <w:rsid w:val="00B6383E"/>
    <w:rsid w:val="00B706D0"/>
    <w:rsid w:val="00B7795B"/>
    <w:rsid w:val="00B84747"/>
    <w:rsid w:val="00B86864"/>
    <w:rsid w:val="00B92DE3"/>
    <w:rsid w:val="00B94B4E"/>
    <w:rsid w:val="00BA39C1"/>
    <w:rsid w:val="00BC14B0"/>
    <w:rsid w:val="00BC4C94"/>
    <w:rsid w:val="00BD63C1"/>
    <w:rsid w:val="00C01AB1"/>
    <w:rsid w:val="00C1045C"/>
    <w:rsid w:val="00C24879"/>
    <w:rsid w:val="00C325D0"/>
    <w:rsid w:val="00C3587E"/>
    <w:rsid w:val="00C41154"/>
    <w:rsid w:val="00C543A1"/>
    <w:rsid w:val="00C54B21"/>
    <w:rsid w:val="00C705BB"/>
    <w:rsid w:val="00C74DF0"/>
    <w:rsid w:val="00CA631B"/>
    <w:rsid w:val="00CC39DF"/>
    <w:rsid w:val="00CD425C"/>
    <w:rsid w:val="00CD63AE"/>
    <w:rsid w:val="00CD6A26"/>
    <w:rsid w:val="00D17AB1"/>
    <w:rsid w:val="00D35E20"/>
    <w:rsid w:val="00D36E0E"/>
    <w:rsid w:val="00D377C3"/>
    <w:rsid w:val="00D4741C"/>
    <w:rsid w:val="00D65843"/>
    <w:rsid w:val="00D676B4"/>
    <w:rsid w:val="00D80C32"/>
    <w:rsid w:val="00D843EF"/>
    <w:rsid w:val="00D97CB9"/>
    <w:rsid w:val="00DD4B46"/>
    <w:rsid w:val="00DD7A3E"/>
    <w:rsid w:val="00DE57F8"/>
    <w:rsid w:val="00DF2EAD"/>
    <w:rsid w:val="00E15672"/>
    <w:rsid w:val="00E15699"/>
    <w:rsid w:val="00E31E2E"/>
    <w:rsid w:val="00E404E0"/>
    <w:rsid w:val="00E41C14"/>
    <w:rsid w:val="00E42772"/>
    <w:rsid w:val="00E5417C"/>
    <w:rsid w:val="00E5642E"/>
    <w:rsid w:val="00E60EEB"/>
    <w:rsid w:val="00E742FA"/>
    <w:rsid w:val="00E75DC0"/>
    <w:rsid w:val="00E915DC"/>
    <w:rsid w:val="00EB4D3A"/>
    <w:rsid w:val="00EB4D57"/>
    <w:rsid w:val="00EB7F97"/>
    <w:rsid w:val="00EF7E7E"/>
    <w:rsid w:val="00F17E27"/>
    <w:rsid w:val="00F20262"/>
    <w:rsid w:val="00F232BF"/>
    <w:rsid w:val="00F30759"/>
    <w:rsid w:val="00F3229D"/>
    <w:rsid w:val="00F4248F"/>
    <w:rsid w:val="00F83B1E"/>
    <w:rsid w:val="00F85639"/>
    <w:rsid w:val="00F90248"/>
    <w:rsid w:val="00F90F0A"/>
    <w:rsid w:val="00F9583F"/>
    <w:rsid w:val="00FF35B6"/>
    <w:rsid w:val="00FF5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2BB86"/>
  <w15:chartTrackingRefBased/>
  <w15:docId w15:val="{BA64526A-59BD-43BA-A9C1-5A66A8B63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W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E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D280D"/>
  </w:style>
  <w:style w:type="character" w:customStyle="1" w:styleId="DateChar">
    <w:name w:val="Date Char"/>
    <w:basedOn w:val="DefaultParagraphFont"/>
    <w:link w:val="Date"/>
    <w:uiPriority w:val="99"/>
    <w:semiHidden/>
    <w:rsid w:val="006D280D"/>
  </w:style>
  <w:style w:type="paragraph" w:styleId="ListParagraph">
    <w:name w:val="List Paragraph"/>
    <w:basedOn w:val="Normal"/>
    <w:uiPriority w:val="34"/>
    <w:qFormat/>
    <w:rsid w:val="00FF35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634D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C4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D4F"/>
  </w:style>
  <w:style w:type="paragraph" w:styleId="Footer">
    <w:name w:val="footer"/>
    <w:basedOn w:val="Normal"/>
    <w:link w:val="FooterChar"/>
    <w:uiPriority w:val="99"/>
    <w:unhideWhenUsed/>
    <w:rsid w:val="006C4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D4F"/>
  </w:style>
  <w:style w:type="paragraph" w:styleId="FootnoteText">
    <w:name w:val="footnote text"/>
    <w:basedOn w:val="Normal"/>
    <w:link w:val="FootnoteTextChar"/>
    <w:uiPriority w:val="99"/>
    <w:semiHidden/>
    <w:unhideWhenUsed/>
    <w:rsid w:val="003343D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43D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43DC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9909EF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358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587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58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58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587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58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87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F7E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E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F0E23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0E23"/>
    <w:pPr>
      <w:tabs>
        <w:tab w:val="right" w:leader="dot" w:pos="9016"/>
      </w:tabs>
      <w:spacing w:after="0" w:line="48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F0E2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F0E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F0E23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2B19D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94B4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8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microsoft.com/office/2011/relationships/people" Target="people.xml"/><Relationship Id="rId57" Type="http://schemas.openxmlformats.org/officeDocument/2006/relationships/theme" Target="theme/theme1.xml"/><Relationship Id="rId58" Type="http://schemas.microsoft.com/office/2016/09/relationships/commentsIds" Target="commentsIds.xm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omments" Target="comments.xml"/><Relationship Id="rId9" Type="http://schemas.microsoft.com/office/2011/relationships/commentsExtended" Target="commentsExtended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054C6-F107-954E-A62F-008DD3758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2700</Words>
  <Characters>15395</Characters>
  <Application>Microsoft Macintosh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 Tong</dc:creator>
  <cp:keywords/>
  <dc:description/>
  <cp:lastModifiedBy>wenrui cai</cp:lastModifiedBy>
  <cp:revision>7</cp:revision>
  <dcterms:created xsi:type="dcterms:W3CDTF">2017-12-09T00:12:00Z</dcterms:created>
  <dcterms:modified xsi:type="dcterms:W3CDTF">2018-01-16T05:08:00Z</dcterms:modified>
</cp:coreProperties>
</file>